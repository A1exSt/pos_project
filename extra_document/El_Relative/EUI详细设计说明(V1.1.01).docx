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F9D" w:rsidRDefault="00317F9D"/>
    <w:p w:rsidR="00317F9D" w:rsidRDefault="00FE3CF5" w:rsidP="002A194A">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161.25pt;height:84.75pt;visibility:visible">
            <v:imagedata r:id="rId11" o:title=""/>
          </v:shape>
        </w:pict>
      </w:r>
    </w:p>
    <w:p w:rsidR="00317F9D" w:rsidRPr="00AA54BE" w:rsidRDefault="007F49C2" w:rsidP="00AA254F">
      <w:pPr>
        <w:jc w:val="center"/>
        <w:rPr>
          <w:b/>
          <w:sz w:val="44"/>
        </w:rPr>
      </w:pPr>
      <w:r>
        <w:rPr>
          <w:rFonts w:hint="eastAsia"/>
          <w:b/>
          <w:sz w:val="44"/>
        </w:rPr>
        <w:t>E</w:t>
      </w:r>
      <w:r w:rsidR="00996483">
        <w:rPr>
          <w:rFonts w:hint="eastAsia"/>
          <w:b/>
          <w:sz w:val="44"/>
        </w:rPr>
        <w:t>UI</w:t>
      </w:r>
      <w:r w:rsidR="006B6F11">
        <w:rPr>
          <w:rFonts w:hint="eastAsia"/>
          <w:b/>
          <w:sz w:val="44"/>
        </w:rPr>
        <w:t>详细设计说明</w:t>
      </w:r>
    </w:p>
    <w:p w:rsidR="002A194A" w:rsidRPr="00833866" w:rsidRDefault="00FE3CF5" w:rsidP="002A194A">
      <w:pPr>
        <w:jc w:val="center"/>
        <w:rPr>
          <w:sz w:val="30"/>
          <w:szCs w:val="30"/>
        </w:rPr>
      </w:pPr>
      <w:r>
        <w:rPr>
          <w:rFonts w:hint="eastAsia"/>
          <w:sz w:val="30"/>
          <w:szCs w:val="30"/>
        </w:rPr>
        <w:t>V 1.1.01</w:t>
      </w:r>
    </w:p>
    <w:p w:rsidR="002A194A" w:rsidRDefault="00FE3CF5" w:rsidP="002A194A">
      <w:pPr>
        <w:jc w:val="center"/>
        <w:rPr>
          <w:rFonts w:ascii="Cambria" w:hAnsi="Cambria"/>
          <w:sz w:val="36"/>
          <w:szCs w:val="36"/>
        </w:rPr>
      </w:pPr>
      <w:r w:rsidRPr="00CA743B">
        <w:rPr>
          <w:rFonts w:ascii="Cambria" w:hAnsi="Cambria"/>
          <w:sz w:val="36"/>
          <w:szCs w:val="36"/>
        </w:rPr>
        <w:pict>
          <v:shape id="_x0000_i1026" type="#_x0000_t75" style="width:234.75pt;height:258.75pt;mso-position-horizontal-relative:page;mso-position-vertical-relative:page">
            <v:imagedata r:id="rId12" o:title=""/>
          </v:shape>
        </w:pict>
      </w:r>
    </w:p>
    <w:p w:rsidR="00FF5A7D" w:rsidRDefault="00CA743B" w:rsidP="00FF5A7D">
      <w:pPr>
        <w:pStyle w:val="Default"/>
        <w:rPr>
          <w:rFonts w:cs="Times New Roman"/>
          <w:color w:val="auto"/>
        </w:rPr>
      </w:pPr>
      <w:r>
        <w:rPr>
          <w:rFonts w:cs="Times New Roman"/>
          <w:noProof/>
          <w:color w:val="auto"/>
        </w:rPr>
        <w:pict>
          <v:rect id="_x0000_s1050" style="position:absolute;margin-left:45.7pt;margin-top:633.75pt;width:504.95pt;height:82.2pt;z-index:-251653120;mso-position-horizontal-relative:page;mso-position-vertical-relative:page" fillcolor="#4f81bd" strokecolor="#f2f2f2" strokeweight="3pt">
            <v:shadow on="t" type="perspective" color="#243f60" opacity=".5" offset="1pt" offset2="-1pt"/>
            <v:path arrowok="t"/>
            <v:textbox style="mso-next-textbox:#_x0000_s1050">
              <w:txbxContent>
                <w:p w:rsidR="00D72A7E" w:rsidRDefault="00D72A7E" w:rsidP="002A194A">
                  <w:pPr>
                    <w:ind w:firstLine="640"/>
                    <w:jc w:val="center"/>
                    <w:rPr>
                      <w:rFonts w:ascii="微软雅黑" w:eastAsia="微软雅黑" w:hAnsi="微软雅黑" w:cs="Arial"/>
                      <w:b/>
                      <w:color w:val="F2F2F2"/>
                      <w:sz w:val="32"/>
                      <w:szCs w:val="32"/>
                    </w:rPr>
                  </w:pPr>
                  <w:r>
                    <w:rPr>
                      <w:rFonts w:ascii="微软雅黑" w:hAnsi="微软雅黑" w:cs="Arial"/>
                      <w:b/>
                      <w:color w:val="F2F2F2"/>
                      <w:sz w:val="32"/>
                      <w:szCs w:val="32"/>
                    </w:rPr>
                    <w:t>百富计算机技术</w:t>
                  </w:r>
                  <w:r>
                    <w:rPr>
                      <w:rFonts w:ascii="微软雅黑" w:hAnsi="微软雅黑" w:cs="Arial"/>
                      <w:b/>
                      <w:color w:val="F2F2F2"/>
                      <w:sz w:val="32"/>
                      <w:szCs w:val="32"/>
                    </w:rPr>
                    <w:t>(</w:t>
                  </w:r>
                  <w:r>
                    <w:rPr>
                      <w:rFonts w:ascii="微软雅黑" w:hAnsi="微软雅黑" w:cs="Arial"/>
                      <w:b/>
                      <w:color w:val="F2F2F2"/>
                      <w:sz w:val="32"/>
                      <w:szCs w:val="32"/>
                    </w:rPr>
                    <w:t>深圳</w:t>
                  </w:r>
                  <w:r>
                    <w:rPr>
                      <w:rFonts w:ascii="微软雅黑" w:hAnsi="微软雅黑" w:cs="Arial"/>
                      <w:b/>
                      <w:color w:val="F2F2F2"/>
                      <w:sz w:val="32"/>
                      <w:szCs w:val="32"/>
                    </w:rPr>
                    <w:t>)</w:t>
                  </w:r>
                  <w:r>
                    <w:rPr>
                      <w:rFonts w:ascii="微软雅黑" w:hAnsi="微软雅黑" w:cs="Arial"/>
                      <w:b/>
                      <w:color w:val="F2F2F2"/>
                      <w:sz w:val="32"/>
                      <w:szCs w:val="32"/>
                    </w:rPr>
                    <w:t>有限公司</w:t>
                  </w:r>
                </w:p>
                <w:p w:rsidR="00D72A7E" w:rsidRDefault="00D72A7E" w:rsidP="002A194A">
                  <w:pPr>
                    <w:ind w:firstLine="640"/>
                    <w:jc w:val="center"/>
                    <w:rPr>
                      <w:rFonts w:ascii="Cambria" w:eastAsia="微软雅黑" w:hAnsi="Cambria" w:cs="Arial"/>
                      <w:b/>
                      <w:color w:val="F2F2F2"/>
                      <w:sz w:val="32"/>
                      <w:szCs w:val="32"/>
                    </w:rPr>
                  </w:pPr>
                  <w:r>
                    <w:rPr>
                      <w:rFonts w:ascii="Cambria" w:eastAsia="微软雅黑" w:hAnsi="Cambria" w:cs="Arial"/>
                      <w:b/>
                      <w:color w:val="F2F2F2"/>
                      <w:sz w:val="32"/>
                      <w:szCs w:val="32"/>
                    </w:rPr>
                    <w:t>PAX Computer Technology</w:t>
                  </w:r>
                  <w:r>
                    <w:rPr>
                      <w:rFonts w:ascii="Cambria" w:hAnsi="微软雅黑" w:cs="Arial"/>
                      <w:b/>
                      <w:color w:val="F2F2F2"/>
                      <w:sz w:val="32"/>
                      <w:szCs w:val="32"/>
                    </w:rPr>
                    <w:t>（</w:t>
                  </w:r>
                  <w:r>
                    <w:rPr>
                      <w:rFonts w:ascii="Cambria" w:hAnsi="Cambria" w:cs="Arial"/>
                      <w:b/>
                      <w:color w:val="F2F2F2"/>
                      <w:sz w:val="32"/>
                      <w:szCs w:val="32"/>
                    </w:rPr>
                    <w:t>Shenzhen</w:t>
                  </w:r>
                  <w:r>
                    <w:rPr>
                      <w:rFonts w:ascii="Cambria" w:hAnsi="微软雅黑" w:cs="Arial"/>
                      <w:b/>
                      <w:color w:val="F2F2F2"/>
                      <w:sz w:val="32"/>
                      <w:szCs w:val="32"/>
                    </w:rPr>
                    <w:t>）</w:t>
                  </w:r>
                  <w:r>
                    <w:rPr>
                      <w:rFonts w:ascii="Cambria" w:hAnsi="Cambria" w:cs="Arial"/>
                      <w:b/>
                      <w:color w:val="F2F2F2"/>
                      <w:sz w:val="32"/>
                      <w:szCs w:val="32"/>
                    </w:rPr>
                    <w:t>Co.,</w:t>
                  </w:r>
                  <w:r>
                    <w:rPr>
                      <w:rFonts w:ascii="Cambria" w:hAnsi="Cambria" w:cs="Arial" w:hint="eastAsia"/>
                      <w:b/>
                      <w:color w:val="F2F2F2"/>
                      <w:sz w:val="32"/>
                      <w:szCs w:val="32"/>
                    </w:rPr>
                    <w:t xml:space="preserve"> </w:t>
                  </w:r>
                  <w:r>
                    <w:rPr>
                      <w:rFonts w:ascii="Cambria" w:hAnsi="Cambria" w:cs="Arial"/>
                      <w:b/>
                      <w:color w:val="F2F2F2"/>
                      <w:sz w:val="32"/>
                      <w:szCs w:val="32"/>
                    </w:rPr>
                    <w:t>Ltd.</w:t>
                  </w:r>
                </w:p>
                <w:p w:rsidR="00D72A7E" w:rsidRDefault="00D72A7E" w:rsidP="002A194A">
                  <w:pPr>
                    <w:ind w:firstLine="640"/>
                    <w:jc w:val="center"/>
                    <w:rPr>
                      <w:rFonts w:ascii="微软雅黑" w:eastAsia="微软雅黑" w:hAnsi="微软雅黑" w:cs="Arial"/>
                      <w:color w:val="F2F2F2"/>
                      <w:sz w:val="32"/>
                      <w:szCs w:val="32"/>
                    </w:rPr>
                  </w:pPr>
                  <w:r>
                    <w:rPr>
                      <w:rFonts w:ascii="微软雅黑" w:hAnsi="微软雅黑" w:cs="Arial"/>
                      <w:b/>
                      <w:color w:val="F2F2F2"/>
                      <w:sz w:val="32"/>
                      <w:szCs w:val="32"/>
                    </w:rPr>
                    <w:t>富计算机</w:t>
                  </w:r>
                </w:p>
                <w:p w:rsidR="00D72A7E" w:rsidRDefault="00D72A7E" w:rsidP="002A194A">
                  <w:pPr>
                    <w:ind w:firstLine="480"/>
                  </w:pPr>
                </w:p>
              </w:txbxContent>
            </v:textbox>
            <w10:wrap anchorx="page" anchory="page"/>
          </v:rect>
        </w:pict>
      </w:r>
    </w:p>
    <w:p w:rsidR="00DA4BC1" w:rsidRDefault="00FF5A7D" w:rsidP="002A194A">
      <w:r>
        <w:t xml:space="preserve"> </w:t>
      </w:r>
      <w:r w:rsidR="00317F9D">
        <w:br w:type="page"/>
      </w:r>
    </w:p>
    <w:p w:rsidR="00DA4BC1" w:rsidRDefault="00DA4BC1" w:rsidP="00DA4BC1">
      <w:pPr>
        <w:spacing w:before="400" w:after="400"/>
        <w:jc w:val="center"/>
        <w:rPr>
          <w:rFonts w:ascii="宋体" w:eastAsia="黑体" w:hAnsi="宋体"/>
          <w:bCs/>
          <w:color w:val="365F91"/>
          <w:sz w:val="32"/>
          <w:szCs w:val="28"/>
          <w:u w:color="FFFFFF"/>
        </w:rPr>
      </w:pPr>
      <w:r>
        <w:rPr>
          <w:rFonts w:ascii="Arial" w:hAnsi="Arial" w:hint="eastAsia"/>
          <w:bCs/>
          <w:color w:val="1F497D"/>
          <w:sz w:val="32"/>
          <w:szCs w:val="28"/>
          <w:u w:color="FFFFFF"/>
        </w:rPr>
        <w:t>版权声明</w:t>
      </w:r>
    </w:p>
    <w:p w:rsidR="00DA4BC1" w:rsidRDefault="00DA4BC1" w:rsidP="00DA4BC1">
      <w:pPr>
        <w:rPr>
          <w:color w:val="333333"/>
        </w:rPr>
      </w:pPr>
    </w:p>
    <w:p w:rsidR="00DA4BC1" w:rsidRDefault="00DA4BC1" w:rsidP="00DA4BC1">
      <w:pPr>
        <w:rPr>
          <w:color w:val="333333"/>
        </w:rPr>
      </w:pPr>
    </w:p>
    <w:p w:rsidR="00DA4BC1" w:rsidRDefault="00DA4BC1" w:rsidP="00DA4BC1">
      <w:r>
        <w:rPr>
          <w:color w:val="333333"/>
        </w:rPr>
        <w:t xml:space="preserve">Copyright © </w:t>
      </w:r>
      <w:r>
        <w:rPr>
          <w:rFonts w:hint="eastAsia"/>
          <w:color w:val="333333"/>
        </w:rPr>
        <w:t>2000</w:t>
      </w:r>
      <w:r>
        <w:rPr>
          <w:color w:val="333333"/>
        </w:rPr>
        <w:t>-201</w:t>
      </w:r>
      <w:r w:rsidR="00647DF0">
        <w:rPr>
          <w:rFonts w:hint="eastAsia"/>
          <w:color w:val="333333"/>
        </w:rPr>
        <w:t>5</w:t>
      </w:r>
      <w:r>
        <w:t xml:space="preserve"> </w:t>
      </w:r>
      <w:r>
        <w:rPr>
          <w:rFonts w:hint="eastAsia"/>
        </w:rPr>
        <w:t>百富计算机技术（深圳）有限公司</w:t>
      </w:r>
      <w:r>
        <w:rPr>
          <w:rFonts w:hAnsi="宋体" w:hint="eastAsia"/>
        </w:rPr>
        <w:t>保留所有权利。未经</w:t>
      </w:r>
      <w:r>
        <w:rPr>
          <w:rFonts w:hint="eastAsia"/>
        </w:rPr>
        <w:t>百富计算机技术（深圳）有限公司</w:t>
      </w:r>
      <w:r>
        <w:rPr>
          <w:rFonts w:hAnsi="宋体" w:hint="eastAsia"/>
        </w:rPr>
        <w:t>书面许可</w:t>
      </w:r>
      <w:r>
        <w:t>,</w:t>
      </w:r>
      <w:r>
        <w:rPr>
          <w:rFonts w:hAnsi="宋体" w:hint="eastAsia"/>
        </w:rPr>
        <w:t>不得重新制作或散发本文档的任何内容。尽管</w:t>
      </w:r>
      <w:r>
        <w:rPr>
          <w:rFonts w:hint="eastAsia"/>
        </w:rPr>
        <w:t>百富计算机技术（深圳）有限公司</w:t>
      </w:r>
      <w:r>
        <w:rPr>
          <w:rFonts w:hAnsi="宋体" w:hint="eastAsia"/>
        </w:rPr>
        <w:t>努力确保本文档内容的准确性，但仍可能包含错误或遗漏。本文档所包含的信息如有更改，恕不另行通知。本文中的事例和样例程序仅用作说明演示目的，可能并不适用于您的要求，在您的软件投入商业使用前，请您仔细验证事例或样例程序的适用性。</w:t>
      </w:r>
    </w:p>
    <w:p w:rsidR="00DA4BC1" w:rsidRDefault="00DA4BC1" w:rsidP="00DA4BC1">
      <w:pPr>
        <w:rPr>
          <w:rFonts w:ascii="宋体" w:hAnsi="宋体"/>
        </w:rPr>
      </w:pPr>
    </w:p>
    <w:p w:rsidR="00DA4BC1" w:rsidRDefault="00DA4BC1" w:rsidP="002A194A">
      <w:r>
        <w:br w:type="page"/>
      </w:r>
    </w:p>
    <w:p w:rsidR="00DA4BC1" w:rsidRDefault="00DA4BC1" w:rsidP="00DA4BC1">
      <w:pPr>
        <w:spacing w:before="400" w:after="400"/>
        <w:jc w:val="center"/>
        <w:rPr>
          <w:rFonts w:ascii="Arial" w:eastAsia="黑体" w:hAnsi="Arial"/>
          <w:bCs/>
          <w:color w:val="1F497D"/>
          <w:sz w:val="32"/>
          <w:szCs w:val="28"/>
          <w:u w:color="FFFFFF"/>
        </w:rPr>
      </w:pPr>
      <w:r>
        <w:rPr>
          <w:rFonts w:ascii="Arial" w:hAnsi="Arial" w:hint="eastAsia"/>
          <w:bCs/>
          <w:color w:val="1F497D"/>
          <w:sz w:val="32"/>
          <w:szCs w:val="28"/>
          <w:u w:color="FFFFFF"/>
        </w:rPr>
        <w:t>修改记录</w:t>
      </w:r>
    </w:p>
    <w:tbl>
      <w:tblPr>
        <w:tblW w:w="0" w:type="auto"/>
        <w:jc w:val="center"/>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000"/>
      </w:tblPr>
      <w:tblGrid>
        <w:gridCol w:w="1277"/>
        <w:gridCol w:w="960"/>
        <w:gridCol w:w="5040"/>
        <w:gridCol w:w="1229"/>
      </w:tblGrid>
      <w:tr w:rsidR="00DA4BC1" w:rsidTr="002353E1">
        <w:trPr>
          <w:trHeight w:val="423"/>
          <w:jc w:val="center"/>
        </w:trPr>
        <w:tc>
          <w:tcPr>
            <w:tcW w:w="1277" w:type="dxa"/>
            <w:shd w:val="clear" w:color="auto" w:fill="4F81BD"/>
            <w:vAlign w:val="center"/>
          </w:tcPr>
          <w:p w:rsidR="00DA4BC1" w:rsidRDefault="00DA4BC1" w:rsidP="002353E1">
            <w:pPr>
              <w:spacing w:before="60" w:after="60"/>
              <w:jc w:val="center"/>
              <w:rPr>
                <w:b/>
                <w:color w:val="FFFFFF"/>
              </w:rPr>
            </w:pPr>
            <w:r>
              <w:rPr>
                <w:rFonts w:hint="eastAsia"/>
                <w:b/>
                <w:color w:val="FFFFFF"/>
              </w:rPr>
              <w:t>日期</w:t>
            </w:r>
          </w:p>
        </w:tc>
        <w:tc>
          <w:tcPr>
            <w:tcW w:w="960" w:type="dxa"/>
            <w:shd w:val="clear" w:color="auto" w:fill="4F81BD"/>
            <w:vAlign w:val="center"/>
          </w:tcPr>
          <w:p w:rsidR="00DA4BC1" w:rsidRDefault="00DA4BC1" w:rsidP="002353E1">
            <w:pPr>
              <w:spacing w:before="60" w:after="60"/>
              <w:jc w:val="center"/>
              <w:rPr>
                <w:b/>
                <w:color w:val="FFFFFF"/>
              </w:rPr>
            </w:pPr>
            <w:r>
              <w:rPr>
                <w:rFonts w:hint="eastAsia"/>
                <w:b/>
                <w:color w:val="FFFFFF"/>
              </w:rPr>
              <w:t>版本号</w:t>
            </w:r>
          </w:p>
        </w:tc>
        <w:tc>
          <w:tcPr>
            <w:tcW w:w="5040" w:type="dxa"/>
            <w:shd w:val="clear" w:color="auto" w:fill="4F81BD"/>
            <w:vAlign w:val="center"/>
          </w:tcPr>
          <w:p w:rsidR="00DA4BC1" w:rsidRDefault="00DA4BC1" w:rsidP="002353E1">
            <w:pPr>
              <w:spacing w:before="60" w:after="60"/>
              <w:jc w:val="center"/>
              <w:rPr>
                <w:b/>
                <w:color w:val="FFFFFF"/>
              </w:rPr>
            </w:pPr>
            <w:r>
              <w:rPr>
                <w:rFonts w:hint="eastAsia"/>
                <w:b/>
                <w:color w:val="FFFFFF"/>
              </w:rPr>
              <w:t>备注</w:t>
            </w:r>
          </w:p>
        </w:tc>
        <w:tc>
          <w:tcPr>
            <w:tcW w:w="1229" w:type="dxa"/>
            <w:shd w:val="clear" w:color="auto" w:fill="4F81BD"/>
            <w:vAlign w:val="center"/>
          </w:tcPr>
          <w:p w:rsidR="00DA4BC1" w:rsidRDefault="00DA4BC1" w:rsidP="002353E1">
            <w:pPr>
              <w:spacing w:before="60" w:after="60"/>
              <w:jc w:val="center"/>
              <w:rPr>
                <w:b/>
                <w:color w:val="FFFFFF"/>
              </w:rPr>
            </w:pPr>
            <w:r>
              <w:rPr>
                <w:rFonts w:hint="eastAsia"/>
                <w:b/>
                <w:color w:val="FFFFFF"/>
              </w:rPr>
              <w:t>作者</w:t>
            </w:r>
          </w:p>
        </w:tc>
      </w:tr>
      <w:tr w:rsidR="00DA4BC1"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DA4BC1" w:rsidRDefault="00DA4BC1" w:rsidP="002353E1">
            <w:pPr>
              <w:spacing w:before="60" w:after="60"/>
              <w:rPr>
                <w:color w:val="000000"/>
                <w:szCs w:val="21"/>
              </w:rPr>
            </w:pPr>
            <w:r>
              <w:rPr>
                <w:rFonts w:hint="eastAsia"/>
                <w:color w:val="000000"/>
                <w:szCs w:val="21"/>
              </w:rPr>
              <w:t>2015-10-14</w:t>
            </w:r>
          </w:p>
        </w:tc>
        <w:tc>
          <w:tcPr>
            <w:tcW w:w="960" w:type="dxa"/>
            <w:tcBorders>
              <w:top w:val="single" w:sz="4" w:space="0" w:color="4F81BD"/>
              <w:left w:val="single" w:sz="4" w:space="0" w:color="4F81BD"/>
              <w:bottom w:val="single" w:sz="4" w:space="0" w:color="4F81BD"/>
              <w:right w:val="single" w:sz="4" w:space="0" w:color="4F81BD"/>
            </w:tcBorders>
            <w:vAlign w:val="center"/>
          </w:tcPr>
          <w:p w:rsidR="00DA4BC1" w:rsidRDefault="00DA4BC1" w:rsidP="002353E1">
            <w:pPr>
              <w:spacing w:before="60" w:after="60"/>
              <w:rPr>
                <w:color w:val="000000"/>
                <w:szCs w:val="21"/>
              </w:rPr>
            </w:pPr>
            <w:r>
              <w:rPr>
                <w:color w:val="000000"/>
                <w:szCs w:val="21"/>
              </w:rPr>
              <w:t>V</w:t>
            </w:r>
            <w:r>
              <w:rPr>
                <w:rFonts w:hint="eastAsia"/>
                <w:color w:val="000000"/>
                <w:szCs w:val="21"/>
              </w:rPr>
              <w:t>1.0.0</w:t>
            </w:r>
          </w:p>
        </w:tc>
        <w:tc>
          <w:tcPr>
            <w:tcW w:w="5040" w:type="dxa"/>
            <w:tcBorders>
              <w:top w:val="single" w:sz="4" w:space="0" w:color="4F81BD"/>
              <w:left w:val="single" w:sz="4" w:space="0" w:color="4F81BD"/>
              <w:bottom w:val="single" w:sz="4" w:space="0" w:color="4F81BD"/>
              <w:right w:val="single" w:sz="4" w:space="0" w:color="4F81BD"/>
            </w:tcBorders>
          </w:tcPr>
          <w:p w:rsidR="00DA4BC1" w:rsidRPr="000B5337" w:rsidRDefault="00DA4BC1" w:rsidP="002353E1">
            <w:pPr>
              <w:pStyle w:val="ad"/>
              <w:ind w:left="436" w:right="-101" w:firstLine="0"/>
              <w:rPr>
                <w:sz w:val="21"/>
                <w:szCs w:val="21"/>
                <w:lang w:eastAsia="zh-CN"/>
              </w:rPr>
            </w:pPr>
            <w:r>
              <w:rPr>
                <w:rFonts w:hint="eastAsia"/>
                <w:sz w:val="21"/>
                <w:szCs w:val="21"/>
                <w:lang w:eastAsia="zh-CN"/>
              </w:rPr>
              <w:t>编写初稿</w:t>
            </w:r>
          </w:p>
        </w:tc>
        <w:tc>
          <w:tcPr>
            <w:tcW w:w="1229" w:type="dxa"/>
            <w:tcBorders>
              <w:top w:val="single" w:sz="4" w:space="0" w:color="4F81BD"/>
              <w:left w:val="single" w:sz="4" w:space="0" w:color="4F81BD"/>
              <w:bottom w:val="single" w:sz="4" w:space="0" w:color="4F81BD"/>
              <w:right w:val="single" w:sz="4" w:space="0" w:color="auto"/>
            </w:tcBorders>
          </w:tcPr>
          <w:p w:rsidR="00DA4BC1" w:rsidRDefault="00DA4BC1" w:rsidP="002353E1">
            <w:pPr>
              <w:tabs>
                <w:tab w:val="left" w:pos="645"/>
              </w:tabs>
              <w:wordWrap w:val="0"/>
              <w:ind w:firstLine="110"/>
              <w:jc w:val="right"/>
              <w:rPr>
                <w:szCs w:val="21"/>
              </w:rPr>
            </w:pPr>
            <w:r w:rsidRPr="00B9473F">
              <w:rPr>
                <w:rFonts w:hint="eastAsia"/>
                <w:szCs w:val="21"/>
              </w:rPr>
              <w:t>陈晓键</w:t>
            </w:r>
          </w:p>
        </w:tc>
      </w:tr>
      <w:tr w:rsidR="00621915"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621915" w:rsidRPr="006536E4" w:rsidRDefault="00D81C04" w:rsidP="002353E1">
            <w:pPr>
              <w:spacing w:before="60" w:after="60"/>
              <w:rPr>
                <w:szCs w:val="21"/>
              </w:rPr>
            </w:pPr>
            <w:r w:rsidRPr="006536E4">
              <w:rPr>
                <w:rFonts w:hint="eastAsia"/>
                <w:szCs w:val="21"/>
              </w:rPr>
              <w:t>2015-10-14</w:t>
            </w:r>
          </w:p>
        </w:tc>
        <w:tc>
          <w:tcPr>
            <w:tcW w:w="960" w:type="dxa"/>
            <w:tcBorders>
              <w:top w:val="single" w:sz="4" w:space="0" w:color="4F81BD"/>
              <w:left w:val="single" w:sz="4" w:space="0" w:color="4F81BD"/>
              <w:bottom w:val="single" w:sz="4" w:space="0" w:color="4F81BD"/>
              <w:right w:val="single" w:sz="4" w:space="0" w:color="4F81BD"/>
            </w:tcBorders>
            <w:vAlign w:val="center"/>
          </w:tcPr>
          <w:p w:rsidR="00621915" w:rsidRPr="006536E4" w:rsidRDefault="00D81C04" w:rsidP="002353E1">
            <w:pPr>
              <w:spacing w:before="60" w:after="60"/>
              <w:rPr>
                <w:szCs w:val="21"/>
              </w:rPr>
            </w:pPr>
            <w:r w:rsidRPr="006536E4">
              <w:rPr>
                <w:rFonts w:hint="eastAsia"/>
                <w:szCs w:val="21"/>
              </w:rPr>
              <w:t>V1.0.1</w:t>
            </w:r>
          </w:p>
        </w:tc>
        <w:tc>
          <w:tcPr>
            <w:tcW w:w="5040" w:type="dxa"/>
            <w:tcBorders>
              <w:top w:val="single" w:sz="4" w:space="0" w:color="4F81BD"/>
              <w:left w:val="single" w:sz="4" w:space="0" w:color="4F81BD"/>
              <w:bottom w:val="single" w:sz="4" w:space="0" w:color="4F81BD"/>
              <w:right w:val="single" w:sz="4" w:space="0" w:color="4F81BD"/>
            </w:tcBorders>
          </w:tcPr>
          <w:p w:rsidR="00621915" w:rsidRPr="00600FAA" w:rsidRDefault="00600FAA" w:rsidP="002353E1">
            <w:pPr>
              <w:pStyle w:val="ad"/>
              <w:ind w:left="436" w:right="-101" w:firstLine="0"/>
              <w:rPr>
                <w:sz w:val="21"/>
                <w:szCs w:val="21"/>
                <w:lang w:eastAsia="zh-CN"/>
              </w:rPr>
            </w:pPr>
            <w:r w:rsidRPr="00600FAA">
              <w:rPr>
                <w:rFonts w:hint="eastAsia"/>
                <w:sz w:val="21"/>
                <w:szCs w:val="21"/>
                <w:lang w:eastAsia="zh-CN"/>
              </w:rPr>
              <w:t>增加了</w:t>
            </w:r>
            <w:r>
              <w:rPr>
                <w:rFonts w:hint="eastAsia"/>
                <w:sz w:val="21"/>
                <w:szCs w:val="21"/>
                <w:lang w:eastAsia="zh-CN"/>
              </w:rPr>
              <w:t>两个</w:t>
            </w:r>
            <w:r>
              <w:rPr>
                <w:rFonts w:hint="eastAsia"/>
                <w:sz w:val="21"/>
                <w:szCs w:val="21"/>
                <w:lang w:eastAsia="zh-CN"/>
              </w:rPr>
              <w:t>UI</w:t>
            </w:r>
            <w:r>
              <w:rPr>
                <w:rFonts w:hint="eastAsia"/>
                <w:sz w:val="21"/>
                <w:szCs w:val="21"/>
                <w:lang w:eastAsia="zh-CN"/>
              </w:rPr>
              <w:t>库</w:t>
            </w:r>
            <w:r>
              <w:rPr>
                <w:rFonts w:hint="eastAsia"/>
                <w:sz w:val="21"/>
                <w:szCs w:val="21"/>
                <w:lang w:eastAsia="zh-CN"/>
              </w:rPr>
              <w:t>api</w:t>
            </w:r>
            <w:r>
              <w:rPr>
                <w:rFonts w:hint="eastAsia"/>
                <w:sz w:val="21"/>
                <w:szCs w:val="21"/>
                <w:lang w:eastAsia="zh-CN"/>
              </w:rPr>
              <w:t>接口，对</w:t>
            </w:r>
            <w:r>
              <w:rPr>
                <w:rFonts w:hint="eastAsia"/>
                <w:sz w:val="21"/>
                <w:szCs w:val="21"/>
                <w:lang w:eastAsia="zh-CN"/>
              </w:rPr>
              <w:t>UI</w:t>
            </w:r>
            <w:r>
              <w:rPr>
                <w:rFonts w:hint="eastAsia"/>
                <w:sz w:val="21"/>
                <w:szCs w:val="21"/>
                <w:lang w:eastAsia="zh-CN"/>
              </w:rPr>
              <w:t>的使用限制做出详细了说明，删减了单选框，复选框</w:t>
            </w:r>
            <w:r w:rsidR="002B7FDB">
              <w:rPr>
                <w:rFonts w:hint="eastAsia"/>
                <w:sz w:val="21"/>
                <w:szCs w:val="21"/>
                <w:lang w:eastAsia="zh-CN"/>
              </w:rPr>
              <w:t>控件</w:t>
            </w:r>
          </w:p>
        </w:tc>
        <w:tc>
          <w:tcPr>
            <w:tcW w:w="1229" w:type="dxa"/>
            <w:tcBorders>
              <w:top w:val="single" w:sz="4" w:space="0" w:color="4F81BD"/>
              <w:left w:val="single" w:sz="4" w:space="0" w:color="4F81BD"/>
              <w:bottom w:val="single" w:sz="4" w:space="0" w:color="4F81BD"/>
              <w:right w:val="single" w:sz="4" w:space="0" w:color="auto"/>
            </w:tcBorders>
          </w:tcPr>
          <w:p w:rsidR="00621915" w:rsidRPr="00430F30" w:rsidRDefault="00D87041" w:rsidP="002353E1">
            <w:pPr>
              <w:tabs>
                <w:tab w:val="left" w:pos="645"/>
              </w:tabs>
              <w:wordWrap w:val="0"/>
              <w:ind w:firstLine="110"/>
              <w:jc w:val="right"/>
              <w:rPr>
                <w:color w:val="FF0000"/>
                <w:szCs w:val="21"/>
              </w:rPr>
            </w:pPr>
            <w:r w:rsidRPr="00B9473F">
              <w:rPr>
                <w:rFonts w:hint="eastAsia"/>
                <w:szCs w:val="21"/>
              </w:rPr>
              <w:t>陈晓键</w:t>
            </w:r>
          </w:p>
        </w:tc>
      </w:tr>
      <w:tr w:rsidR="00D87041"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D87041" w:rsidRPr="006536E4" w:rsidRDefault="00D87041" w:rsidP="002353E1">
            <w:pPr>
              <w:spacing w:before="60" w:after="60"/>
              <w:rPr>
                <w:szCs w:val="21"/>
              </w:rPr>
            </w:pPr>
            <w:r w:rsidRPr="006536E4">
              <w:rPr>
                <w:rFonts w:hint="eastAsia"/>
                <w:szCs w:val="21"/>
              </w:rPr>
              <w:t>2015-10-22</w:t>
            </w:r>
          </w:p>
        </w:tc>
        <w:tc>
          <w:tcPr>
            <w:tcW w:w="960" w:type="dxa"/>
            <w:tcBorders>
              <w:top w:val="single" w:sz="4" w:space="0" w:color="4F81BD"/>
              <w:left w:val="single" w:sz="4" w:space="0" w:color="4F81BD"/>
              <w:bottom w:val="single" w:sz="4" w:space="0" w:color="4F81BD"/>
              <w:right w:val="single" w:sz="4" w:space="0" w:color="4F81BD"/>
            </w:tcBorders>
            <w:vAlign w:val="center"/>
          </w:tcPr>
          <w:p w:rsidR="00D87041" w:rsidRPr="006536E4" w:rsidRDefault="00D87041" w:rsidP="002353E1">
            <w:pPr>
              <w:spacing w:before="60" w:after="60"/>
              <w:rPr>
                <w:szCs w:val="21"/>
              </w:rPr>
            </w:pPr>
            <w:r w:rsidRPr="006536E4">
              <w:rPr>
                <w:rFonts w:hint="eastAsia"/>
                <w:szCs w:val="21"/>
              </w:rPr>
              <w:t>V1.0.2</w:t>
            </w:r>
          </w:p>
        </w:tc>
        <w:tc>
          <w:tcPr>
            <w:tcW w:w="5040" w:type="dxa"/>
            <w:tcBorders>
              <w:top w:val="single" w:sz="4" w:space="0" w:color="4F81BD"/>
              <w:left w:val="single" w:sz="4" w:space="0" w:color="4F81BD"/>
              <w:bottom w:val="single" w:sz="4" w:space="0" w:color="4F81BD"/>
              <w:right w:val="single" w:sz="4" w:space="0" w:color="4F81BD"/>
            </w:tcBorders>
          </w:tcPr>
          <w:p w:rsidR="00D87041" w:rsidRPr="00D87041" w:rsidRDefault="00D87041" w:rsidP="002353E1">
            <w:pPr>
              <w:pStyle w:val="ad"/>
              <w:ind w:left="436" w:right="-101" w:firstLine="0"/>
              <w:rPr>
                <w:sz w:val="21"/>
                <w:szCs w:val="21"/>
                <w:lang w:eastAsia="zh-CN"/>
              </w:rPr>
            </w:pPr>
            <w:r w:rsidRPr="00D87041">
              <w:rPr>
                <w:rFonts w:hint="eastAsia"/>
                <w:sz w:val="21"/>
                <w:szCs w:val="21"/>
                <w:lang w:eastAsia="zh-CN"/>
              </w:rPr>
              <w:t>补全了控件的属性</w:t>
            </w:r>
            <w:r>
              <w:rPr>
                <w:rFonts w:hint="eastAsia"/>
                <w:sz w:val="21"/>
                <w:szCs w:val="21"/>
                <w:lang w:eastAsia="zh-CN"/>
              </w:rPr>
              <w:t>以及标出了控件属性的默认值，对一些页，控件等进行了解释</w:t>
            </w:r>
            <w:r w:rsidR="000A0638">
              <w:rPr>
                <w:rFonts w:hint="eastAsia"/>
                <w:sz w:val="21"/>
                <w:szCs w:val="21"/>
                <w:lang w:eastAsia="zh-CN"/>
              </w:rPr>
              <w:t>,</w:t>
            </w:r>
            <w:r w:rsidR="000A0638">
              <w:rPr>
                <w:rFonts w:hint="eastAsia"/>
                <w:sz w:val="21"/>
                <w:szCs w:val="21"/>
                <w:lang w:eastAsia="zh-CN"/>
              </w:rPr>
              <w:t>修改了部分语言表述问题，跟新了</w:t>
            </w:r>
            <w:r w:rsidR="000A0638">
              <w:rPr>
                <w:rFonts w:hint="eastAsia"/>
                <w:sz w:val="21"/>
                <w:szCs w:val="21"/>
                <w:lang w:eastAsia="zh-CN"/>
              </w:rPr>
              <w:t>xml</w:t>
            </w:r>
            <w:r w:rsidR="000A0638">
              <w:rPr>
                <w:rFonts w:hint="eastAsia"/>
                <w:sz w:val="21"/>
                <w:szCs w:val="21"/>
                <w:lang w:eastAsia="zh-CN"/>
              </w:rPr>
              <w:t>脚本应用示例</w:t>
            </w:r>
            <w:r w:rsidR="00B737A3">
              <w:rPr>
                <w:rFonts w:hint="eastAsia"/>
                <w:sz w:val="21"/>
                <w:szCs w:val="21"/>
                <w:lang w:eastAsia="zh-CN"/>
              </w:rPr>
              <w:t>,</w:t>
            </w:r>
            <w:r w:rsidR="00B737A3">
              <w:rPr>
                <w:rFonts w:hint="eastAsia"/>
                <w:sz w:val="21"/>
                <w:szCs w:val="21"/>
                <w:lang w:eastAsia="zh-CN"/>
              </w:rPr>
              <w:t>将图片修改为英文显示</w:t>
            </w:r>
          </w:p>
        </w:tc>
        <w:tc>
          <w:tcPr>
            <w:tcW w:w="1229" w:type="dxa"/>
            <w:tcBorders>
              <w:top w:val="single" w:sz="4" w:space="0" w:color="4F81BD"/>
              <w:left w:val="single" w:sz="4" w:space="0" w:color="4F81BD"/>
              <w:bottom w:val="single" w:sz="4" w:space="0" w:color="4F81BD"/>
              <w:right w:val="single" w:sz="4" w:space="0" w:color="auto"/>
            </w:tcBorders>
          </w:tcPr>
          <w:p w:rsidR="00D87041" w:rsidRDefault="00D87041" w:rsidP="002353E1">
            <w:pPr>
              <w:tabs>
                <w:tab w:val="left" w:pos="645"/>
              </w:tabs>
              <w:wordWrap w:val="0"/>
              <w:ind w:firstLine="110"/>
              <w:jc w:val="right"/>
              <w:rPr>
                <w:rStyle w:val="ae"/>
              </w:rPr>
            </w:pPr>
            <w:r>
              <w:rPr>
                <w:rStyle w:val="ae"/>
                <w:rFonts w:hint="eastAsia"/>
              </w:rPr>
              <w:t>丁雨成</w:t>
            </w:r>
          </w:p>
        </w:tc>
      </w:tr>
      <w:tr w:rsidR="00EB4613"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EB4613" w:rsidRPr="006536E4" w:rsidRDefault="00EB4613" w:rsidP="002353E1">
            <w:pPr>
              <w:spacing w:before="60" w:after="60"/>
              <w:rPr>
                <w:szCs w:val="21"/>
              </w:rPr>
            </w:pPr>
            <w:r>
              <w:rPr>
                <w:rFonts w:hint="eastAsia"/>
                <w:szCs w:val="21"/>
              </w:rPr>
              <w:t>2015-10-29</w:t>
            </w:r>
          </w:p>
        </w:tc>
        <w:tc>
          <w:tcPr>
            <w:tcW w:w="960" w:type="dxa"/>
            <w:tcBorders>
              <w:top w:val="single" w:sz="4" w:space="0" w:color="4F81BD"/>
              <w:left w:val="single" w:sz="4" w:space="0" w:color="4F81BD"/>
              <w:bottom w:val="single" w:sz="4" w:space="0" w:color="4F81BD"/>
              <w:right w:val="single" w:sz="4" w:space="0" w:color="4F81BD"/>
            </w:tcBorders>
            <w:vAlign w:val="center"/>
          </w:tcPr>
          <w:p w:rsidR="00EB4613" w:rsidRPr="006536E4" w:rsidRDefault="00EB4613" w:rsidP="002353E1">
            <w:pPr>
              <w:spacing w:before="60" w:after="60"/>
              <w:rPr>
                <w:szCs w:val="21"/>
              </w:rPr>
            </w:pPr>
            <w:r>
              <w:rPr>
                <w:szCs w:val="21"/>
              </w:rPr>
              <w:t>V</w:t>
            </w:r>
            <w:r>
              <w:rPr>
                <w:rFonts w:hint="eastAsia"/>
                <w:szCs w:val="21"/>
              </w:rPr>
              <w:t>1.0.3</w:t>
            </w:r>
          </w:p>
        </w:tc>
        <w:tc>
          <w:tcPr>
            <w:tcW w:w="5040" w:type="dxa"/>
            <w:tcBorders>
              <w:top w:val="single" w:sz="4" w:space="0" w:color="4F81BD"/>
              <w:left w:val="single" w:sz="4" w:space="0" w:color="4F81BD"/>
              <w:bottom w:val="single" w:sz="4" w:space="0" w:color="4F81BD"/>
              <w:right w:val="single" w:sz="4" w:space="0" w:color="4F81BD"/>
            </w:tcBorders>
          </w:tcPr>
          <w:p w:rsidR="00EB4613" w:rsidRPr="00D87041" w:rsidRDefault="00EB4613" w:rsidP="00EB4613">
            <w:pPr>
              <w:pStyle w:val="ad"/>
              <w:ind w:left="436" w:right="-101" w:firstLine="0"/>
              <w:rPr>
                <w:sz w:val="21"/>
                <w:szCs w:val="21"/>
                <w:lang w:eastAsia="zh-CN"/>
              </w:rPr>
            </w:pPr>
            <w:r>
              <w:rPr>
                <w:rFonts w:hint="eastAsia"/>
                <w:sz w:val="21"/>
                <w:szCs w:val="21"/>
                <w:lang w:eastAsia="zh-CN"/>
              </w:rPr>
              <w:t>PDKUI</w:t>
            </w:r>
            <w:r>
              <w:rPr>
                <w:rFonts w:hint="eastAsia"/>
                <w:sz w:val="21"/>
                <w:szCs w:val="21"/>
                <w:lang w:eastAsia="zh-CN"/>
              </w:rPr>
              <w:t>命名修改为</w:t>
            </w:r>
            <w:r>
              <w:rPr>
                <w:rFonts w:hint="eastAsia"/>
                <w:sz w:val="21"/>
                <w:szCs w:val="21"/>
                <w:lang w:eastAsia="zh-CN"/>
              </w:rPr>
              <w:t>EUI</w:t>
            </w:r>
            <w:r>
              <w:rPr>
                <w:rFonts w:hint="eastAsia"/>
                <w:sz w:val="21"/>
                <w:szCs w:val="21"/>
                <w:lang w:eastAsia="zh-CN"/>
              </w:rPr>
              <w:t>，包括接口名。修改部分语言的描述错误</w:t>
            </w:r>
          </w:p>
        </w:tc>
        <w:tc>
          <w:tcPr>
            <w:tcW w:w="1229" w:type="dxa"/>
            <w:tcBorders>
              <w:top w:val="single" w:sz="4" w:space="0" w:color="4F81BD"/>
              <w:left w:val="single" w:sz="4" w:space="0" w:color="4F81BD"/>
              <w:bottom w:val="single" w:sz="4" w:space="0" w:color="4F81BD"/>
              <w:right w:val="single" w:sz="4" w:space="0" w:color="auto"/>
            </w:tcBorders>
          </w:tcPr>
          <w:p w:rsidR="00EB4613" w:rsidRPr="00EB4613" w:rsidRDefault="00EB4613" w:rsidP="002353E1">
            <w:pPr>
              <w:tabs>
                <w:tab w:val="left" w:pos="645"/>
              </w:tabs>
              <w:wordWrap w:val="0"/>
              <w:ind w:firstLine="110"/>
              <w:jc w:val="right"/>
              <w:rPr>
                <w:rStyle w:val="ae"/>
              </w:rPr>
            </w:pPr>
            <w:r>
              <w:rPr>
                <w:rStyle w:val="ae"/>
                <w:rFonts w:hint="eastAsia"/>
              </w:rPr>
              <w:t>陈晓键</w:t>
            </w:r>
          </w:p>
        </w:tc>
      </w:tr>
      <w:tr w:rsidR="00B65163"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B65163" w:rsidRDefault="00B65163" w:rsidP="002353E1">
            <w:pPr>
              <w:spacing w:before="60" w:after="60"/>
              <w:rPr>
                <w:szCs w:val="21"/>
              </w:rPr>
            </w:pPr>
            <w:r>
              <w:rPr>
                <w:rFonts w:hint="eastAsia"/>
                <w:szCs w:val="21"/>
              </w:rPr>
              <w:t>2015-11-5</w:t>
            </w:r>
          </w:p>
        </w:tc>
        <w:tc>
          <w:tcPr>
            <w:tcW w:w="960" w:type="dxa"/>
            <w:tcBorders>
              <w:top w:val="single" w:sz="4" w:space="0" w:color="4F81BD"/>
              <w:left w:val="single" w:sz="4" w:space="0" w:color="4F81BD"/>
              <w:bottom w:val="single" w:sz="4" w:space="0" w:color="4F81BD"/>
              <w:right w:val="single" w:sz="4" w:space="0" w:color="4F81BD"/>
            </w:tcBorders>
            <w:vAlign w:val="center"/>
          </w:tcPr>
          <w:p w:rsidR="00B65163" w:rsidRDefault="00B65163" w:rsidP="002353E1">
            <w:pPr>
              <w:spacing w:before="60" w:after="60"/>
              <w:rPr>
                <w:szCs w:val="21"/>
              </w:rPr>
            </w:pPr>
            <w:r>
              <w:rPr>
                <w:szCs w:val="21"/>
              </w:rPr>
              <w:t>V</w:t>
            </w:r>
            <w:r>
              <w:rPr>
                <w:rFonts w:hint="eastAsia"/>
                <w:szCs w:val="21"/>
              </w:rPr>
              <w:t>1.0.4</w:t>
            </w:r>
          </w:p>
        </w:tc>
        <w:tc>
          <w:tcPr>
            <w:tcW w:w="5040" w:type="dxa"/>
            <w:tcBorders>
              <w:top w:val="single" w:sz="4" w:space="0" w:color="4F81BD"/>
              <w:left w:val="single" w:sz="4" w:space="0" w:color="4F81BD"/>
              <w:bottom w:val="single" w:sz="4" w:space="0" w:color="4F81BD"/>
              <w:right w:val="single" w:sz="4" w:space="0" w:color="4F81BD"/>
            </w:tcBorders>
          </w:tcPr>
          <w:p w:rsidR="00B65163" w:rsidRDefault="00B65163" w:rsidP="00EB4613">
            <w:pPr>
              <w:pStyle w:val="ad"/>
              <w:ind w:left="436" w:right="-101" w:firstLine="0"/>
              <w:rPr>
                <w:sz w:val="21"/>
                <w:szCs w:val="21"/>
                <w:lang w:eastAsia="zh-CN"/>
              </w:rPr>
            </w:pPr>
            <w:r>
              <w:rPr>
                <w:rFonts w:hint="eastAsia"/>
                <w:sz w:val="21"/>
                <w:szCs w:val="21"/>
                <w:lang w:eastAsia="zh-CN"/>
              </w:rPr>
              <w:t>新增</w:t>
            </w:r>
            <w:r>
              <w:rPr>
                <w:rFonts w:hint="eastAsia"/>
                <w:sz w:val="21"/>
                <w:szCs w:val="21"/>
                <w:lang w:eastAsia="zh-CN"/>
              </w:rPr>
              <w:t>EUI_Process</w:t>
            </w:r>
            <w:r>
              <w:rPr>
                <w:rFonts w:hint="eastAsia"/>
                <w:sz w:val="21"/>
                <w:szCs w:val="21"/>
                <w:lang w:eastAsia="zh-CN"/>
              </w:rPr>
              <w:t>函数返回值为</w:t>
            </w:r>
            <w:r>
              <w:rPr>
                <w:rFonts w:hint="eastAsia"/>
                <w:sz w:val="21"/>
                <w:szCs w:val="21"/>
                <w:lang w:eastAsia="zh-CN"/>
              </w:rPr>
              <w:t>3</w:t>
            </w:r>
            <w:r>
              <w:rPr>
                <w:rFonts w:hint="eastAsia"/>
                <w:sz w:val="21"/>
                <w:szCs w:val="21"/>
                <w:lang w:eastAsia="zh-CN"/>
              </w:rPr>
              <w:t>时的说明</w:t>
            </w:r>
          </w:p>
          <w:p w:rsidR="00B65163" w:rsidRDefault="00033F88" w:rsidP="00EB4613">
            <w:pPr>
              <w:pStyle w:val="ad"/>
              <w:ind w:left="436" w:right="-101" w:firstLine="0"/>
              <w:rPr>
                <w:sz w:val="21"/>
                <w:szCs w:val="21"/>
                <w:lang w:eastAsia="zh-CN"/>
              </w:rPr>
            </w:pPr>
            <w:r>
              <w:rPr>
                <w:rFonts w:hint="eastAsia"/>
                <w:sz w:val="21"/>
                <w:szCs w:val="21"/>
                <w:lang w:eastAsia="zh-CN"/>
              </w:rPr>
              <w:t>删除是否斜体，是否粗体的属性描述</w:t>
            </w:r>
          </w:p>
          <w:p w:rsidR="00B65163" w:rsidRDefault="00B65163" w:rsidP="00EB4613">
            <w:pPr>
              <w:pStyle w:val="ad"/>
              <w:ind w:left="436" w:right="-101" w:firstLine="0"/>
              <w:rPr>
                <w:sz w:val="21"/>
                <w:szCs w:val="21"/>
                <w:lang w:eastAsia="zh-CN"/>
              </w:rPr>
            </w:pPr>
            <w:r>
              <w:rPr>
                <w:rFonts w:hint="eastAsia"/>
                <w:sz w:val="21"/>
                <w:szCs w:val="21"/>
                <w:lang w:eastAsia="zh-CN"/>
              </w:rPr>
              <w:t>新增状态栏与非接灯资源文件名的详细说明</w:t>
            </w:r>
          </w:p>
        </w:tc>
        <w:tc>
          <w:tcPr>
            <w:tcW w:w="1229" w:type="dxa"/>
            <w:tcBorders>
              <w:top w:val="single" w:sz="4" w:space="0" w:color="4F81BD"/>
              <w:left w:val="single" w:sz="4" w:space="0" w:color="4F81BD"/>
              <w:bottom w:val="single" w:sz="4" w:space="0" w:color="4F81BD"/>
              <w:right w:val="single" w:sz="4" w:space="0" w:color="auto"/>
            </w:tcBorders>
          </w:tcPr>
          <w:p w:rsidR="00B65163" w:rsidRPr="00B65163" w:rsidRDefault="00B65163" w:rsidP="002353E1">
            <w:pPr>
              <w:tabs>
                <w:tab w:val="left" w:pos="645"/>
              </w:tabs>
              <w:wordWrap w:val="0"/>
              <w:ind w:firstLine="110"/>
              <w:jc w:val="right"/>
              <w:rPr>
                <w:rStyle w:val="ae"/>
              </w:rPr>
            </w:pPr>
            <w:r>
              <w:rPr>
                <w:rStyle w:val="ae"/>
                <w:rFonts w:hint="eastAsia"/>
              </w:rPr>
              <w:t>陈晓键</w:t>
            </w:r>
          </w:p>
        </w:tc>
      </w:tr>
      <w:tr w:rsidR="007F7E6B"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7F7E6B" w:rsidRDefault="007F7E6B" w:rsidP="002353E1">
            <w:pPr>
              <w:spacing w:before="60" w:after="60"/>
              <w:rPr>
                <w:szCs w:val="21"/>
              </w:rPr>
            </w:pPr>
            <w:r>
              <w:rPr>
                <w:rFonts w:hint="eastAsia"/>
                <w:szCs w:val="21"/>
              </w:rPr>
              <w:t>2015-11-11</w:t>
            </w:r>
          </w:p>
        </w:tc>
        <w:tc>
          <w:tcPr>
            <w:tcW w:w="960" w:type="dxa"/>
            <w:tcBorders>
              <w:top w:val="single" w:sz="4" w:space="0" w:color="4F81BD"/>
              <w:left w:val="single" w:sz="4" w:space="0" w:color="4F81BD"/>
              <w:bottom w:val="single" w:sz="4" w:space="0" w:color="4F81BD"/>
              <w:right w:val="single" w:sz="4" w:space="0" w:color="4F81BD"/>
            </w:tcBorders>
            <w:vAlign w:val="center"/>
          </w:tcPr>
          <w:p w:rsidR="007F7E6B" w:rsidRDefault="007F7E6B" w:rsidP="002353E1">
            <w:pPr>
              <w:spacing w:before="60" w:after="60"/>
              <w:rPr>
                <w:szCs w:val="21"/>
              </w:rPr>
            </w:pPr>
            <w:r>
              <w:rPr>
                <w:rFonts w:hint="eastAsia"/>
                <w:szCs w:val="21"/>
              </w:rPr>
              <w:t>V1.0.5</w:t>
            </w:r>
          </w:p>
        </w:tc>
        <w:tc>
          <w:tcPr>
            <w:tcW w:w="5040" w:type="dxa"/>
            <w:tcBorders>
              <w:top w:val="single" w:sz="4" w:space="0" w:color="4F81BD"/>
              <w:left w:val="single" w:sz="4" w:space="0" w:color="4F81BD"/>
              <w:bottom w:val="single" w:sz="4" w:space="0" w:color="4F81BD"/>
              <w:right w:val="single" w:sz="4" w:space="0" w:color="4F81BD"/>
            </w:tcBorders>
          </w:tcPr>
          <w:p w:rsidR="007F7E6B" w:rsidRDefault="007F7E6B" w:rsidP="007F7E6B">
            <w:pPr>
              <w:pStyle w:val="ad"/>
              <w:ind w:left="436" w:right="-101" w:firstLine="0"/>
              <w:rPr>
                <w:sz w:val="21"/>
                <w:szCs w:val="21"/>
                <w:lang w:eastAsia="zh-CN"/>
              </w:rPr>
            </w:pPr>
            <w:r>
              <w:rPr>
                <w:rFonts w:hint="eastAsia"/>
                <w:sz w:val="21"/>
                <w:szCs w:val="21"/>
                <w:lang w:eastAsia="zh-CN"/>
              </w:rPr>
              <w:t>修改菜单控件的行列间距名称分别为</w:t>
            </w:r>
            <w:r>
              <w:rPr>
                <w:rFonts w:hint="eastAsia"/>
                <w:sz w:val="21"/>
                <w:szCs w:val="21"/>
                <w:lang w:eastAsia="zh-CN"/>
              </w:rPr>
              <w:t>lineHeight,lineSpace</w:t>
            </w:r>
            <w:r>
              <w:rPr>
                <w:rFonts w:hint="eastAsia"/>
                <w:sz w:val="21"/>
                <w:szCs w:val="21"/>
                <w:lang w:eastAsia="zh-CN"/>
              </w:rPr>
              <w:t>。</w:t>
            </w:r>
            <w:r w:rsidR="0090623B">
              <w:rPr>
                <w:rFonts w:hint="eastAsia"/>
                <w:sz w:val="21"/>
                <w:szCs w:val="21"/>
                <w:lang w:eastAsia="zh-CN"/>
              </w:rPr>
              <w:t>删除部分控件属性</w:t>
            </w:r>
          </w:p>
        </w:tc>
        <w:tc>
          <w:tcPr>
            <w:tcW w:w="1229" w:type="dxa"/>
            <w:tcBorders>
              <w:top w:val="single" w:sz="4" w:space="0" w:color="4F81BD"/>
              <w:left w:val="single" w:sz="4" w:space="0" w:color="4F81BD"/>
              <w:bottom w:val="single" w:sz="4" w:space="0" w:color="4F81BD"/>
              <w:right w:val="single" w:sz="4" w:space="0" w:color="auto"/>
            </w:tcBorders>
          </w:tcPr>
          <w:p w:rsidR="007F7E6B" w:rsidRDefault="007F7E6B" w:rsidP="002353E1">
            <w:pPr>
              <w:tabs>
                <w:tab w:val="left" w:pos="645"/>
              </w:tabs>
              <w:wordWrap w:val="0"/>
              <w:ind w:firstLine="110"/>
              <w:jc w:val="right"/>
              <w:rPr>
                <w:rStyle w:val="ae"/>
              </w:rPr>
            </w:pPr>
            <w:r>
              <w:rPr>
                <w:rStyle w:val="ae"/>
                <w:rFonts w:hint="eastAsia"/>
              </w:rPr>
              <w:t>陈晓键</w:t>
            </w:r>
          </w:p>
        </w:tc>
      </w:tr>
      <w:tr w:rsidR="008A3483"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8A3483" w:rsidRDefault="008A3483" w:rsidP="002353E1">
            <w:pPr>
              <w:spacing w:before="60" w:after="60"/>
              <w:rPr>
                <w:szCs w:val="21"/>
              </w:rPr>
            </w:pPr>
            <w:r>
              <w:rPr>
                <w:rFonts w:hint="eastAsia"/>
                <w:szCs w:val="21"/>
              </w:rPr>
              <w:t>2015-11-12</w:t>
            </w:r>
          </w:p>
        </w:tc>
        <w:tc>
          <w:tcPr>
            <w:tcW w:w="960" w:type="dxa"/>
            <w:tcBorders>
              <w:top w:val="single" w:sz="4" w:space="0" w:color="4F81BD"/>
              <w:left w:val="single" w:sz="4" w:space="0" w:color="4F81BD"/>
              <w:bottom w:val="single" w:sz="4" w:space="0" w:color="4F81BD"/>
              <w:right w:val="single" w:sz="4" w:space="0" w:color="4F81BD"/>
            </w:tcBorders>
            <w:vAlign w:val="center"/>
          </w:tcPr>
          <w:p w:rsidR="008A3483" w:rsidRDefault="008A3483" w:rsidP="002353E1">
            <w:pPr>
              <w:spacing w:before="60" w:after="60"/>
              <w:rPr>
                <w:szCs w:val="21"/>
              </w:rPr>
            </w:pPr>
            <w:r>
              <w:rPr>
                <w:rFonts w:hint="eastAsia"/>
                <w:szCs w:val="21"/>
              </w:rPr>
              <w:t>V1.0.6</w:t>
            </w:r>
          </w:p>
        </w:tc>
        <w:tc>
          <w:tcPr>
            <w:tcW w:w="5040" w:type="dxa"/>
            <w:tcBorders>
              <w:top w:val="single" w:sz="4" w:space="0" w:color="4F81BD"/>
              <w:left w:val="single" w:sz="4" w:space="0" w:color="4F81BD"/>
              <w:bottom w:val="single" w:sz="4" w:space="0" w:color="4F81BD"/>
              <w:right w:val="single" w:sz="4" w:space="0" w:color="4F81BD"/>
            </w:tcBorders>
          </w:tcPr>
          <w:p w:rsidR="008A3483" w:rsidRDefault="008A3483" w:rsidP="007F7E6B">
            <w:pPr>
              <w:pStyle w:val="ad"/>
              <w:ind w:left="436" w:right="-101" w:firstLine="0"/>
              <w:rPr>
                <w:sz w:val="21"/>
                <w:szCs w:val="21"/>
                <w:lang w:eastAsia="zh-CN"/>
              </w:rPr>
            </w:pPr>
            <w:r>
              <w:rPr>
                <w:rFonts w:hint="eastAsia"/>
                <w:sz w:val="21"/>
                <w:szCs w:val="21"/>
                <w:lang w:eastAsia="zh-CN"/>
              </w:rPr>
              <w:t>修改部分返回值定义</w:t>
            </w:r>
          </w:p>
        </w:tc>
        <w:tc>
          <w:tcPr>
            <w:tcW w:w="1229" w:type="dxa"/>
            <w:tcBorders>
              <w:top w:val="single" w:sz="4" w:space="0" w:color="4F81BD"/>
              <w:left w:val="single" w:sz="4" w:space="0" w:color="4F81BD"/>
              <w:bottom w:val="single" w:sz="4" w:space="0" w:color="4F81BD"/>
              <w:right w:val="single" w:sz="4" w:space="0" w:color="auto"/>
            </w:tcBorders>
          </w:tcPr>
          <w:p w:rsidR="008A3483" w:rsidRDefault="008A3483" w:rsidP="002353E1">
            <w:pPr>
              <w:tabs>
                <w:tab w:val="left" w:pos="645"/>
              </w:tabs>
              <w:wordWrap w:val="0"/>
              <w:ind w:firstLine="110"/>
              <w:jc w:val="right"/>
              <w:rPr>
                <w:rStyle w:val="ae"/>
              </w:rPr>
            </w:pPr>
            <w:r>
              <w:rPr>
                <w:rStyle w:val="ae"/>
                <w:rFonts w:hint="eastAsia"/>
              </w:rPr>
              <w:t>陈晓键</w:t>
            </w:r>
          </w:p>
        </w:tc>
      </w:tr>
      <w:tr w:rsidR="007B1DAC"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7B1DAC" w:rsidRDefault="007B1DAC" w:rsidP="002353E1">
            <w:pPr>
              <w:spacing w:before="60" w:after="60"/>
              <w:rPr>
                <w:szCs w:val="21"/>
              </w:rPr>
            </w:pPr>
            <w:r>
              <w:rPr>
                <w:rFonts w:hint="eastAsia"/>
                <w:szCs w:val="21"/>
              </w:rPr>
              <w:t>2015-11-16</w:t>
            </w:r>
          </w:p>
        </w:tc>
        <w:tc>
          <w:tcPr>
            <w:tcW w:w="960" w:type="dxa"/>
            <w:tcBorders>
              <w:top w:val="single" w:sz="4" w:space="0" w:color="4F81BD"/>
              <w:left w:val="single" w:sz="4" w:space="0" w:color="4F81BD"/>
              <w:bottom w:val="single" w:sz="4" w:space="0" w:color="4F81BD"/>
              <w:right w:val="single" w:sz="4" w:space="0" w:color="4F81BD"/>
            </w:tcBorders>
            <w:vAlign w:val="center"/>
          </w:tcPr>
          <w:p w:rsidR="007B1DAC" w:rsidRDefault="007B1DAC" w:rsidP="002353E1">
            <w:pPr>
              <w:spacing w:before="60" w:after="60"/>
              <w:rPr>
                <w:szCs w:val="21"/>
              </w:rPr>
            </w:pPr>
            <w:r>
              <w:rPr>
                <w:rFonts w:hint="eastAsia"/>
                <w:szCs w:val="21"/>
              </w:rPr>
              <w:t>V1.0.7</w:t>
            </w:r>
          </w:p>
        </w:tc>
        <w:tc>
          <w:tcPr>
            <w:tcW w:w="5040" w:type="dxa"/>
            <w:tcBorders>
              <w:top w:val="single" w:sz="4" w:space="0" w:color="4F81BD"/>
              <w:left w:val="single" w:sz="4" w:space="0" w:color="4F81BD"/>
              <w:bottom w:val="single" w:sz="4" w:space="0" w:color="4F81BD"/>
              <w:right w:val="single" w:sz="4" w:space="0" w:color="4F81BD"/>
            </w:tcBorders>
          </w:tcPr>
          <w:p w:rsidR="007B1DAC" w:rsidRDefault="007B1DAC" w:rsidP="007F7E6B">
            <w:pPr>
              <w:pStyle w:val="ad"/>
              <w:ind w:left="436" w:right="-101" w:firstLine="0"/>
              <w:rPr>
                <w:sz w:val="21"/>
                <w:szCs w:val="21"/>
                <w:lang w:eastAsia="zh-CN"/>
              </w:rPr>
            </w:pPr>
            <w:r>
              <w:rPr>
                <w:rFonts w:hint="eastAsia"/>
                <w:sz w:val="21"/>
                <w:szCs w:val="21"/>
                <w:lang w:eastAsia="zh-CN"/>
              </w:rPr>
              <w:t>详细说明各个控件属性的取值范围与默认值</w:t>
            </w:r>
          </w:p>
        </w:tc>
        <w:tc>
          <w:tcPr>
            <w:tcW w:w="1229" w:type="dxa"/>
            <w:tcBorders>
              <w:top w:val="single" w:sz="4" w:space="0" w:color="4F81BD"/>
              <w:left w:val="single" w:sz="4" w:space="0" w:color="4F81BD"/>
              <w:bottom w:val="single" w:sz="4" w:space="0" w:color="4F81BD"/>
              <w:right w:val="single" w:sz="4" w:space="0" w:color="auto"/>
            </w:tcBorders>
          </w:tcPr>
          <w:p w:rsidR="007B1DAC" w:rsidRPr="007B1DAC" w:rsidRDefault="007B1DAC" w:rsidP="002353E1">
            <w:pPr>
              <w:tabs>
                <w:tab w:val="left" w:pos="645"/>
              </w:tabs>
              <w:wordWrap w:val="0"/>
              <w:ind w:firstLine="110"/>
              <w:jc w:val="right"/>
              <w:rPr>
                <w:rStyle w:val="ae"/>
              </w:rPr>
            </w:pPr>
            <w:r>
              <w:rPr>
                <w:rStyle w:val="ae"/>
                <w:rFonts w:hint="eastAsia"/>
              </w:rPr>
              <w:t>陈晓键</w:t>
            </w:r>
          </w:p>
        </w:tc>
      </w:tr>
      <w:tr w:rsidR="003E0A9D"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3E0A9D" w:rsidRDefault="003E0A9D" w:rsidP="002353E1">
            <w:pPr>
              <w:spacing w:before="60" w:after="60"/>
              <w:rPr>
                <w:szCs w:val="21"/>
              </w:rPr>
            </w:pPr>
            <w:r>
              <w:rPr>
                <w:rFonts w:hint="eastAsia"/>
                <w:szCs w:val="21"/>
              </w:rPr>
              <w:t>2016-01-04</w:t>
            </w:r>
          </w:p>
        </w:tc>
        <w:tc>
          <w:tcPr>
            <w:tcW w:w="960" w:type="dxa"/>
            <w:tcBorders>
              <w:top w:val="single" w:sz="4" w:space="0" w:color="4F81BD"/>
              <w:left w:val="single" w:sz="4" w:space="0" w:color="4F81BD"/>
              <w:bottom w:val="single" w:sz="4" w:space="0" w:color="4F81BD"/>
              <w:right w:val="single" w:sz="4" w:space="0" w:color="4F81BD"/>
            </w:tcBorders>
            <w:vAlign w:val="center"/>
          </w:tcPr>
          <w:p w:rsidR="003E0A9D" w:rsidRDefault="003E0A9D" w:rsidP="002353E1">
            <w:pPr>
              <w:spacing w:before="60" w:after="60"/>
              <w:rPr>
                <w:szCs w:val="21"/>
              </w:rPr>
            </w:pPr>
            <w:r>
              <w:rPr>
                <w:rFonts w:hint="eastAsia"/>
                <w:szCs w:val="21"/>
              </w:rPr>
              <w:t>V1.0.8</w:t>
            </w:r>
          </w:p>
        </w:tc>
        <w:tc>
          <w:tcPr>
            <w:tcW w:w="5040" w:type="dxa"/>
            <w:tcBorders>
              <w:top w:val="single" w:sz="4" w:space="0" w:color="4F81BD"/>
              <w:left w:val="single" w:sz="4" w:space="0" w:color="4F81BD"/>
              <w:bottom w:val="single" w:sz="4" w:space="0" w:color="4F81BD"/>
              <w:right w:val="single" w:sz="4" w:space="0" w:color="4F81BD"/>
            </w:tcBorders>
          </w:tcPr>
          <w:p w:rsidR="003E0A9D" w:rsidRDefault="006950D8" w:rsidP="006950D8">
            <w:pPr>
              <w:pStyle w:val="ad"/>
              <w:ind w:right="-101"/>
              <w:rPr>
                <w:sz w:val="21"/>
                <w:szCs w:val="21"/>
                <w:lang w:eastAsia="zh-CN"/>
              </w:rPr>
            </w:pPr>
            <w:r>
              <w:rPr>
                <w:rFonts w:hint="eastAsia"/>
                <w:sz w:val="21"/>
                <w:szCs w:val="21"/>
                <w:lang w:eastAsia="zh-CN"/>
              </w:rPr>
              <w:t>修改部分描述不正确的问题</w:t>
            </w:r>
          </w:p>
        </w:tc>
        <w:tc>
          <w:tcPr>
            <w:tcW w:w="1229" w:type="dxa"/>
            <w:tcBorders>
              <w:top w:val="single" w:sz="4" w:space="0" w:color="4F81BD"/>
              <w:left w:val="single" w:sz="4" w:space="0" w:color="4F81BD"/>
              <w:bottom w:val="single" w:sz="4" w:space="0" w:color="4F81BD"/>
              <w:right w:val="single" w:sz="4" w:space="0" w:color="auto"/>
            </w:tcBorders>
          </w:tcPr>
          <w:p w:rsidR="003E0A9D" w:rsidRPr="006950D8" w:rsidRDefault="006950D8" w:rsidP="002353E1">
            <w:pPr>
              <w:tabs>
                <w:tab w:val="left" w:pos="645"/>
              </w:tabs>
              <w:wordWrap w:val="0"/>
              <w:ind w:firstLine="110"/>
              <w:jc w:val="right"/>
              <w:rPr>
                <w:rStyle w:val="ae"/>
              </w:rPr>
            </w:pPr>
            <w:r>
              <w:rPr>
                <w:rStyle w:val="ae"/>
                <w:rFonts w:hint="eastAsia"/>
              </w:rPr>
              <w:t>陈晓键</w:t>
            </w:r>
          </w:p>
        </w:tc>
      </w:tr>
      <w:tr w:rsidR="000327EC"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0327EC" w:rsidRDefault="000327EC" w:rsidP="002353E1">
            <w:pPr>
              <w:spacing w:before="60" w:after="60"/>
              <w:rPr>
                <w:szCs w:val="21"/>
              </w:rPr>
            </w:pPr>
            <w:r>
              <w:rPr>
                <w:rFonts w:hint="eastAsia"/>
                <w:szCs w:val="21"/>
              </w:rPr>
              <w:t>2016-01-15</w:t>
            </w:r>
          </w:p>
        </w:tc>
        <w:tc>
          <w:tcPr>
            <w:tcW w:w="960" w:type="dxa"/>
            <w:tcBorders>
              <w:top w:val="single" w:sz="4" w:space="0" w:color="4F81BD"/>
              <w:left w:val="single" w:sz="4" w:space="0" w:color="4F81BD"/>
              <w:bottom w:val="single" w:sz="4" w:space="0" w:color="4F81BD"/>
              <w:right w:val="single" w:sz="4" w:space="0" w:color="4F81BD"/>
            </w:tcBorders>
            <w:vAlign w:val="center"/>
          </w:tcPr>
          <w:p w:rsidR="000327EC" w:rsidRDefault="004152BE" w:rsidP="002353E1">
            <w:pPr>
              <w:spacing w:before="60" w:after="60"/>
              <w:rPr>
                <w:szCs w:val="21"/>
              </w:rPr>
            </w:pPr>
            <w:r>
              <w:rPr>
                <w:rFonts w:hint="eastAsia"/>
                <w:szCs w:val="21"/>
              </w:rPr>
              <w:t>V1.0</w:t>
            </w:r>
            <w:r w:rsidR="000327EC">
              <w:rPr>
                <w:rFonts w:hint="eastAsia"/>
                <w:szCs w:val="21"/>
              </w:rPr>
              <w:t>.</w:t>
            </w:r>
            <w:r>
              <w:rPr>
                <w:rFonts w:hint="eastAsia"/>
                <w:szCs w:val="21"/>
              </w:rPr>
              <w:t>9</w:t>
            </w:r>
          </w:p>
        </w:tc>
        <w:tc>
          <w:tcPr>
            <w:tcW w:w="5040" w:type="dxa"/>
            <w:tcBorders>
              <w:top w:val="single" w:sz="4" w:space="0" w:color="4F81BD"/>
              <w:left w:val="single" w:sz="4" w:space="0" w:color="4F81BD"/>
              <w:bottom w:val="single" w:sz="4" w:space="0" w:color="4F81BD"/>
              <w:right w:val="single" w:sz="4" w:space="0" w:color="4F81BD"/>
            </w:tcBorders>
          </w:tcPr>
          <w:p w:rsidR="000327EC" w:rsidRDefault="000327EC" w:rsidP="00E71F97">
            <w:pPr>
              <w:pStyle w:val="ad"/>
              <w:numPr>
                <w:ilvl w:val="0"/>
                <w:numId w:val="7"/>
              </w:numPr>
              <w:ind w:right="-101"/>
              <w:rPr>
                <w:sz w:val="21"/>
                <w:szCs w:val="21"/>
                <w:lang w:eastAsia="zh-CN"/>
              </w:rPr>
            </w:pPr>
            <w:r>
              <w:rPr>
                <w:rFonts w:hint="eastAsia"/>
                <w:sz w:val="21"/>
                <w:szCs w:val="21"/>
                <w:lang w:eastAsia="zh-CN"/>
              </w:rPr>
              <w:t>修改部分描述</w:t>
            </w:r>
          </w:p>
          <w:p w:rsidR="000327EC" w:rsidRDefault="000327EC" w:rsidP="00E71F97">
            <w:pPr>
              <w:pStyle w:val="ad"/>
              <w:numPr>
                <w:ilvl w:val="0"/>
                <w:numId w:val="7"/>
              </w:numPr>
              <w:ind w:right="-101"/>
              <w:rPr>
                <w:sz w:val="21"/>
                <w:szCs w:val="21"/>
                <w:lang w:eastAsia="zh-CN"/>
              </w:rPr>
            </w:pPr>
            <w:r>
              <w:rPr>
                <w:rFonts w:hint="eastAsia"/>
                <w:sz w:val="21"/>
                <w:szCs w:val="21"/>
                <w:lang w:eastAsia="zh-CN"/>
              </w:rPr>
              <w:t>新增虚拟全键盘功能</w:t>
            </w:r>
          </w:p>
          <w:p w:rsidR="000327EC" w:rsidRDefault="000327EC" w:rsidP="00E71F97">
            <w:pPr>
              <w:pStyle w:val="ad"/>
              <w:numPr>
                <w:ilvl w:val="0"/>
                <w:numId w:val="7"/>
              </w:numPr>
              <w:ind w:right="-101"/>
              <w:rPr>
                <w:sz w:val="21"/>
                <w:szCs w:val="21"/>
                <w:lang w:eastAsia="zh-CN"/>
              </w:rPr>
            </w:pPr>
            <w:r>
              <w:rPr>
                <w:rFonts w:hint="eastAsia"/>
                <w:sz w:val="21"/>
                <w:szCs w:val="21"/>
                <w:lang w:eastAsia="zh-CN"/>
              </w:rPr>
              <w:t>新增多编辑框功能</w:t>
            </w:r>
          </w:p>
        </w:tc>
        <w:tc>
          <w:tcPr>
            <w:tcW w:w="1229" w:type="dxa"/>
            <w:tcBorders>
              <w:top w:val="single" w:sz="4" w:space="0" w:color="4F81BD"/>
              <w:left w:val="single" w:sz="4" w:space="0" w:color="4F81BD"/>
              <w:bottom w:val="single" w:sz="4" w:space="0" w:color="4F81BD"/>
              <w:right w:val="single" w:sz="4" w:space="0" w:color="auto"/>
            </w:tcBorders>
          </w:tcPr>
          <w:p w:rsidR="000327EC" w:rsidRDefault="000327EC" w:rsidP="002353E1">
            <w:pPr>
              <w:tabs>
                <w:tab w:val="left" w:pos="645"/>
              </w:tabs>
              <w:wordWrap w:val="0"/>
              <w:ind w:firstLine="110"/>
              <w:jc w:val="right"/>
              <w:rPr>
                <w:rStyle w:val="ae"/>
              </w:rPr>
            </w:pPr>
            <w:r>
              <w:rPr>
                <w:rStyle w:val="ae"/>
                <w:rFonts w:hint="eastAsia"/>
              </w:rPr>
              <w:t>陈晓键</w:t>
            </w:r>
          </w:p>
        </w:tc>
      </w:tr>
      <w:tr w:rsidR="006E15BD"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6E15BD" w:rsidRDefault="00FD1B33" w:rsidP="002353E1">
            <w:pPr>
              <w:spacing w:before="60" w:after="60"/>
              <w:rPr>
                <w:szCs w:val="21"/>
              </w:rPr>
            </w:pPr>
            <w:r>
              <w:rPr>
                <w:rFonts w:hint="eastAsia"/>
                <w:szCs w:val="21"/>
              </w:rPr>
              <w:t>2016-02</w:t>
            </w:r>
            <w:r w:rsidR="006E15BD">
              <w:rPr>
                <w:rFonts w:hint="eastAsia"/>
                <w:szCs w:val="21"/>
              </w:rPr>
              <w:t>-</w:t>
            </w:r>
            <w:r>
              <w:rPr>
                <w:rFonts w:hint="eastAsia"/>
                <w:szCs w:val="21"/>
              </w:rPr>
              <w:t>23</w:t>
            </w:r>
          </w:p>
        </w:tc>
        <w:tc>
          <w:tcPr>
            <w:tcW w:w="960" w:type="dxa"/>
            <w:tcBorders>
              <w:top w:val="single" w:sz="4" w:space="0" w:color="4F81BD"/>
              <w:left w:val="single" w:sz="4" w:space="0" w:color="4F81BD"/>
              <w:bottom w:val="single" w:sz="4" w:space="0" w:color="4F81BD"/>
              <w:right w:val="single" w:sz="4" w:space="0" w:color="4F81BD"/>
            </w:tcBorders>
            <w:vAlign w:val="center"/>
          </w:tcPr>
          <w:p w:rsidR="006E15BD" w:rsidRDefault="006E15BD" w:rsidP="002353E1">
            <w:pPr>
              <w:spacing w:before="60" w:after="60"/>
              <w:rPr>
                <w:szCs w:val="21"/>
              </w:rPr>
            </w:pPr>
            <w:r>
              <w:rPr>
                <w:rFonts w:hint="eastAsia"/>
                <w:szCs w:val="21"/>
              </w:rPr>
              <w:t>V1.0.10</w:t>
            </w:r>
          </w:p>
        </w:tc>
        <w:tc>
          <w:tcPr>
            <w:tcW w:w="5040" w:type="dxa"/>
            <w:tcBorders>
              <w:top w:val="single" w:sz="4" w:space="0" w:color="4F81BD"/>
              <w:left w:val="single" w:sz="4" w:space="0" w:color="4F81BD"/>
              <w:bottom w:val="single" w:sz="4" w:space="0" w:color="4F81BD"/>
              <w:right w:val="single" w:sz="4" w:space="0" w:color="4F81BD"/>
            </w:tcBorders>
          </w:tcPr>
          <w:p w:rsidR="006E15BD" w:rsidRDefault="006E15BD" w:rsidP="00E71F97">
            <w:pPr>
              <w:pStyle w:val="ad"/>
              <w:numPr>
                <w:ilvl w:val="0"/>
                <w:numId w:val="8"/>
              </w:numPr>
              <w:ind w:right="-101"/>
              <w:rPr>
                <w:sz w:val="21"/>
                <w:szCs w:val="21"/>
                <w:lang w:eastAsia="zh-CN"/>
              </w:rPr>
            </w:pPr>
            <w:r>
              <w:rPr>
                <w:rFonts w:hint="eastAsia"/>
                <w:sz w:val="21"/>
                <w:szCs w:val="21"/>
                <w:lang w:eastAsia="zh-CN"/>
              </w:rPr>
              <w:t>修改部分描述</w:t>
            </w:r>
          </w:p>
          <w:p w:rsidR="006E15BD" w:rsidRDefault="006E15BD" w:rsidP="00E71F97">
            <w:pPr>
              <w:pStyle w:val="ad"/>
              <w:numPr>
                <w:ilvl w:val="0"/>
                <w:numId w:val="8"/>
              </w:numPr>
              <w:ind w:right="-101"/>
              <w:rPr>
                <w:sz w:val="21"/>
                <w:szCs w:val="21"/>
                <w:lang w:eastAsia="zh-CN"/>
              </w:rPr>
            </w:pPr>
            <w:r>
              <w:rPr>
                <w:rFonts w:hint="eastAsia"/>
                <w:sz w:val="21"/>
                <w:szCs w:val="21"/>
                <w:lang w:eastAsia="zh-CN"/>
              </w:rPr>
              <w:t>修改</w:t>
            </w:r>
            <w:r>
              <w:rPr>
                <w:rFonts w:hint="eastAsia"/>
                <w:sz w:val="21"/>
                <w:szCs w:val="21"/>
                <w:lang w:eastAsia="zh-CN"/>
              </w:rPr>
              <w:t>EUI_Init</w:t>
            </w:r>
            <w:r>
              <w:rPr>
                <w:rFonts w:hint="eastAsia"/>
                <w:sz w:val="21"/>
                <w:szCs w:val="21"/>
                <w:lang w:eastAsia="zh-CN"/>
              </w:rPr>
              <w:t>接口参数</w:t>
            </w:r>
          </w:p>
          <w:p w:rsidR="00F46C8D" w:rsidRPr="005C2EAC" w:rsidRDefault="006E15BD" w:rsidP="00E71F97">
            <w:pPr>
              <w:pStyle w:val="ad"/>
              <w:numPr>
                <w:ilvl w:val="0"/>
                <w:numId w:val="8"/>
              </w:numPr>
              <w:ind w:right="-101"/>
              <w:rPr>
                <w:sz w:val="21"/>
                <w:szCs w:val="21"/>
                <w:lang w:eastAsia="zh-CN"/>
              </w:rPr>
            </w:pPr>
            <w:r>
              <w:rPr>
                <w:rFonts w:hint="eastAsia"/>
                <w:sz w:val="21"/>
                <w:szCs w:val="21"/>
                <w:lang w:eastAsia="zh-CN"/>
              </w:rPr>
              <w:t>新增</w:t>
            </w:r>
            <w:r>
              <w:rPr>
                <w:rFonts w:hint="eastAsia"/>
                <w:sz w:val="21"/>
                <w:szCs w:val="21"/>
                <w:lang w:eastAsia="zh-CN"/>
              </w:rPr>
              <w:t>EUI_Free</w:t>
            </w:r>
            <w:r>
              <w:rPr>
                <w:rFonts w:hint="eastAsia"/>
                <w:sz w:val="21"/>
                <w:szCs w:val="21"/>
                <w:lang w:eastAsia="zh-CN"/>
              </w:rPr>
              <w:t>接</w:t>
            </w:r>
            <w:r>
              <w:rPr>
                <w:rFonts w:hint="eastAsia"/>
                <w:sz w:val="21"/>
                <w:szCs w:val="21"/>
                <w:lang w:eastAsia="zh-CN"/>
              </w:rPr>
              <w:lastRenderedPageBreak/>
              <w:t>口</w:t>
            </w:r>
          </w:p>
        </w:tc>
        <w:tc>
          <w:tcPr>
            <w:tcW w:w="1229" w:type="dxa"/>
            <w:tcBorders>
              <w:top w:val="single" w:sz="4" w:space="0" w:color="4F81BD"/>
              <w:left w:val="single" w:sz="4" w:space="0" w:color="4F81BD"/>
              <w:bottom w:val="single" w:sz="4" w:space="0" w:color="4F81BD"/>
              <w:right w:val="single" w:sz="4" w:space="0" w:color="auto"/>
            </w:tcBorders>
          </w:tcPr>
          <w:p w:rsidR="006E15BD" w:rsidRDefault="006E15BD" w:rsidP="002353E1">
            <w:pPr>
              <w:tabs>
                <w:tab w:val="left" w:pos="645"/>
              </w:tabs>
              <w:wordWrap w:val="0"/>
              <w:ind w:firstLine="110"/>
              <w:jc w:val="right"/>
              <w:rPr>
                <w:rStyle w:val="ae"/>
              </w:rPr>
            </w:pPr>
            <w:r>
              <w:rPr>
                <w:rStyle w:val="ae"/>
                <w:rFonts w:hint="eastAsia"/>
              </w:rPr>
              <w:lastRenderedPageBreak/>
              <w:t>陈晓键</w:t>
            </w:r>
          </w:p>
        </w:tc>
      </w:tr>
      <w:tr w:rsidR="00FD1B33"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FD1B33" w:rsidRDefault="00FD1B33" w:rsidP="002353E1">
            <w:pPr>
              <w:spacing w:before="60" w:after="60"/>
              <w:rPr>
                <w:szCs w:val="21"/>
              </w:rPr>
            </w:pPr>
            <w:r>
              <w:rPr>
                <w:rFonts w:hint="eastAsia"/>
                <w:szCs w:val="21"/>
              </w:rPr>
              <w:lastRenderedPageBreak/>
              <w:t>2016-03-11</w:t>
            </w:r>
          </w:p>
        </w:tc>
        <w:tc>
          <w:tcPr>
            <w:tcW w:w="960" w:type="dxa"/>
            <w:tcBorders>
              <w:top w:val="single" w:sz="4" w:space="0" w:color="4F81BD"/>
              <w:left w:val="single" w:sz="4" w:space="0" w:color="4F81BD"/>
              <w:bottom w:val="single" w:sz="4" w:space="0" w:color="4F81BD"/>
              <w:right w:val="single" w:sz="4" w:space="0" w:color="4F81BD"/>
            </w:tcBorders>
            <w:vAlign w:val="center"/>
          </w:tcPr>
          <w:p w:rsidR="00FD1B33" w:rsidRDefault="00FD1B33" w:rsidP="002353E1">
            <w:pPr>
              <w:spacing w:before="60" w:after="60"/>
              <w:rPr>
                <w:szCs w:val="21"/>
              </w:rPr>
            </w:pPr>
            <w:r>
              <w:rPr>
                <w:rFonts w:hint="eastAsia"/>
                <w:szCs w:val="21"/>
              </w:rPr>
              <w:t>V1.0.11</w:t>
            </w:r>
          </w:p>
        </w:tc>
        <w:tc>
          <w:tcPr>
            <w:tcW w:w="5040" w:type="dxa"/>
            <w:tcBorders>
              <w:top w:val="single" w:sz="4" w:space="0" w:color="4F81BD"/>
              <w:left w:val="single" w:sz="4" w:space="0" w:color="4F81BD"/>
              <w:bottom w:val="single" w:sz="4" w:space="0" w:color="4F81BD"/>
              <w:right w:val="single" w:sz="4" w:space="0" w:color="4F81BD"/>
            </w:tcBorders>
          </w:tcPr>
          <w:p w:rsidR="00FD1B33" w:rsidRPr="00FD1B33" w:rsidRDefault="00FD1B33" w:rsidP="00E71F97">
            <w:pPr>
              <w:pStyle w:val="ad"/>
              <w:numPr>
                <w:ilvl w:val="0"/>
                <w:numId w:val="9"/>
              </w:numPr>
              <w:ind w:right="-101"/>
              <w:rPr>
                <w:sz w:val="21"/>
                <w:szCs w:val="21"/>
                <w:lang w:eastAsia="zh-CN"/>
              </w:rPr>
            </w:pPr>
            <w:r>
              <w:rPr>
                <w:rFonts w:hint="eastAsia"/>
                <w:sz w:val="21"/>
                <w:szCs w:val="21"/>
                <w:lang w:eastAsia="zh-CN"/>
              </w:rPr>
              <w:t>修改部分描述</w:t>
            </w:r>
          </w:p>
        </w:tc>
        <w:tc>
          <w:tcPr>
            <w:tcW w:w="1229" w:type="dxa"/>
            <w:tcBorders>
              <w:top w:val="single" w:sz="4" w:space="0" w:color="4F81BD"/>
              <w:left w:val="single" w:sz="4" w:space="0" w:color="4F81BD"/>
              <w:bottom w:val="single" w:sz="4" w:space="0" w:color="4F81BD"/>
              <w:right w:val="single" w:sz="4" w:space="0" w:color="auto"/>
            </w:tcBorders>
          </w:tcPr>
          <w:p w:rsidR="00FD1B33" w:rsidRDefault="00FD1B33" w:rsidP="002353E1">
            <w:pPr>
              <w:tabs>
                <w:tab w:val="left" w:pos="645"/>
              </w:tabs>
              <w:wordWrap w:val="0"/>
              <w:ind w:firstLine="110"/>
              <w:jc w:val="right"/>
              <w:rPr>
                <w:rStyle w:val="ae"/>
              </w:rPr>
            </w:pPr>
            <w:r>
              <w:rPr>
                <w:rStyle w:val="ae"/>
                <w:rFonts w:hint="eastAsia"/>
              </w:rPr>
              <w:t>陈晓键</w:t>
            </w:r>
          </w:p>
        </w:tc>
      </w:tr>
      <w:tr w:rsidR="00A16C52"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A16C52" w:rsidRDefault="00A16C52" w:rsidP="002353E1">
            <w:pPr>
              <w:spacing w:before="60" w:after="60"/>
              <w:rPr>
                <w:szCs w:val="21"/>
              </w:rPr>
            </w:pPr>
            <w:r>
              <w:rPr>
                <w:rFonts w:hint="eastAsia"/>
                <w:szCs w:val="21"/>
              </w:rPr>
              <w:t>2016-04-11</w:t>
            </w:r>
          </w:p>
        </w:tc>
        <w:tc>
          <w:tcPr>
            <w:tcW w:w="960" w:type="dxa"/>
            <w:tcBorders>
              <w:top w:val="single" w:sz="4" w:space="0" w:color="4F81BD"/>
              <w:left w:val="single" w:sz="4" w:space="0" w:color="4F81BD"/>
              <w:bottom w:val="single" w:sz="4" w:space="0" w:color="4F81BD"/>
              <w:right w:val="single" w:sz="4" w:space="0" w:color="4F81BD"/>
            </w:tcBorders>
            <w:vAlign w:val="center"/>
          </w:tcPr>
          <w:p w:rsidR="00A16C52" w:rsidRDefault="00A16C52" w:rsidP="002353E1">
            <w:pPr>
              <w:spacing w:before="60" w:after="60"/>
              <w:rPr>
                <w:szCs w:val="21"/>
              </w:rPr>
            </w:pPr>
            <w:r>
              <w:rPr>
                <w:rFonts w:hint="eastAsia"/>
                <w:szCs w:val="21"/>
              </w:rPr>
              <w:t>V1.1.0</w:t>
            </w:r>
            <w:r w:rsidR="00153780">
              <w:rPr>
                <w:rFonts w:hint="eastAsia"/>
                <w:szCs w:val="21"/>
              </w:rPr>
              <w:t>0</w:t>
            </w:r>
          </w:p>
        </w:tc>
        <w:tc>
          <w:tcPr>
            <w:tcW w:w="5040" w:type="dxa"/>
            <w:tcBorders>
              <w:top w:val="single" w:sz="4" w:space="0" w:color="4F81BD"/>
              <w:left w:val="single" w:sz="4" w:space="0" w:color="4F81BD"/>
              <w:bottom w:val="single" w:sz="4" w:space="0" w:color="4F81BD"/>
              <w:right w:val="single" w:sz="4" w:space="0" w:color="4F81BD"/>
            </w:tcBorders>
          </w:tcPr>
          <w:p w:rsidR="00A16C52" w:rsidRDefault="00A16C52" w:rsidP="00E71F97">
            <w:pPr>
              <w:pStyle w:val="ad"/>
              <w:numPr>
                <w:ilvl w:val="0"/>
                <w:numId w:val="10"/>
              </w:numPr>
              <w:ind w:right="-101"/>
              <w:rPr>
                <w:lang w:eastAsia="zh-CN"/>
              </w:rPr>
            </w:pPr>
            <w:r>
              <w:rPr>
                <w:rFonts w:hint="eastAsia"/>
                <w:sz w:val="21"/>
                <w:szCs w:val="21"/>
                <w:lang w:eastAsia="zh-CN"/>
              </w:rPr>
              <w:t>修改编辑框</w:t>
            </w:r>
            <w:r w:rsidRPr="00EA0A89">
              <w:rPr>
                <w:rFonts w:hint="eastAsia"/>
                <w:lang w:eastAsia="zh-CN"/>
              </w:rPr>
              <w:t>textAlign</w:t>
            </w:r>
            <w:r>
              <w:rPr>
                <w:rFonts w:hint="eastAsia"/>
                <w:lang w:eastAsia="zh-CN"/>
              </w:rPr>
              <w:t>属性的值为仅支持中左，居中，中右显示</w:t>
            </w:r>
          </w:p>
          <w:p w:rsidR="00A16C52" w:rsidRPr="00A16C52" w:rsidRDefault="00A16C52" w:rsidP="00E71F97">
            <w:pPr>
              <w:pStyle w:val="ad"/>
              <w:numPr>
                <w:ilvl w:val="0"/>
                <w:numId w:val="10"/>
              </w:numPr>
              <w:ind w:right="-101"/>
              <w:rPr>
                <w:sz w:val="21"/>
                <w:szCs w:val="21"/>
                <w:lang w:eastAsia="zh-CN"/>
              </w:rPr>
            </w:pPr>
            <w:r>
              <w:rPr>
                <w:rFonts w:hint="eastAsia"/>
                <w:lang w:eastAsia="zh-CN"/>
              </w:rPr>
              <w:t>EUI_Process</w:t>
            </w:r>
            <w:r>
              <w:rPr>
                <w:rFonts w:hint="eastAsia"/>
                <w:lang w:eastAsia="zh-CN"/>
              </w:rPr>
              <w:t>新增返回值，支持手势返回。</w:t>
            </w:r>
          </w:p>
          <w:p w:rsidR="00A16C52" w:rsidRPr="00A16C52" w:rsidRDefault="00A16C52" w:rsidP="00E71F97">
            <w:pPr>
              <w:pStyle w:val="ad"/>
              <w:numPr>
                <w:ilvl w:val="0"/>
                <w:numId w:val="10"/>
              </w:numPr>
              <w:ind w:right="-101"/>
              <w:rPr>
                <w:sz w:val="21"/>
                <w:szCs w:val="21"/>
                <w:lang w:eastAsia="zh-CN"/>
              </w:rPr>
            </w:pPr>
            <w:r>
              <w:rPr>
                <w:rFonts w:hint="eastAsia"/>
                <w:lang w:eastAsia="zh-CN"/>
              </w:rPr>
              <w:t>页控件新增</w:t>
            </w:r>
            <w:r w:rsidRPr="00776A55">
              <w:rPr>
                <w:kern w:val="2"/>
                <w:sz w:val="21"/>
                <w:szCs w:val="24"/>
              </w:rPr>
              <w:t>animationType</w:t>
            </w:r>
            <w:r>
              <w:rPr>
                <w:rFonts w:hint="eastAsia"/>
                <w:kern w:val="2"/>
                <w:sz w:val="21"/>
                <w:szCs w:val="24"/>
                <w:lang w:eastAsia="zh-CN"/>
              </w:rPr>
              <w:t>属性，支持页面已某种动画效果呈现</w:t>
            </w:r>
          </w:p>
          <w:p w:rsidR="00A16C52" w:rsidRDefault="00A16C52" w:rsidP="00E71F97">
            <w:pPr>
              <w:pStyle w:val="ad"/>
              <w:numPr>
                <w:ilvl w:val="0"/>
                <w:numId w:val="10"/>
              </w:numPr>
              <w:ind w:right="-101"/>
              <w:rPr>
                <w:sz w:val="21"/>
                <w:szCs w:val="21"/>
                <w:lang w:eastAsia="zh-CN"/>
              </w:rPr>
            </w:pPr>
            <w:r>
              <w:rPr>
                <w:rFonts w:hint="eastAsia"/>
                <w:kern w:val="2"/>
                <w:sz w:val="21"/>
                <w:szCs w:val="24"/>
                <w:lang w:eastAsia="zh-CN"/>
              </w:rPr>
              <w:t>新增视频播放器控件</w:t>
            </w:r>
          </w:p>
        </w:tc>
        <w:tc>
          <w:tcPr>
            <w:tcW w:w="1229" w:type="dxa"/>
            <w:tcBorders>
              <w:top w:val="single" w:sz="4" w:space="0" w:color="4F81BD"/>
              <w:left w:val="single" w:sz="4" w:space="0" w:color="4F81BD"/>
              <w:bottom w:val="single" w:sz="4" w:space="0" w:color="4F81BD"/>
              <w:right w:val="single" w:sz="4" w:space="0" w:color="auto"/>
            </w:tcBorders>
          </w:tcPr>
          <w:p w:rsidR="00A16C52" w:rsidRDefault="00A16C52" w:rsidP="002353E1">
            <w:pPr>
              <w:tabs>
                <w:tab w:val="left" w:pos="645"/>
              </w:tabs>
              <w:wordWrap w:val="0"/>
              <w:ind w:firstLine="110"/>
              <w:jc w:val="right"/>
              <w:rPr>
                <w:rStyle w:val="ae"/>
              </w:rPr>
            </w:pPr>
            <w:r>
              <w:rPr>
                <w:rStyle w:val="ae"/>
                <w:rFonts w:hint="eastAsia"/>
              </w:rPr>
              <w:t>陈晓键</w:t>
            </w:r>
          </w:p>
        </w:tc>
      </w:tr>
      <w:tr w:rsidR="007A6075" w:rsidTr="002353E1">
        <w:trPr>
          <w:trHeight w:val="435"/>
          <w:jc w:val="center"/>
        </w:trPr>
        <w:tc>
          <w:tcPr>
            <w:tcW w:w="1277" w:type="dxa"/>
            <w:tcBorders>
              <w:top w:val="single" w:sz="4" w:space="0" w:color="4F81BD"/>
              <w:left w:val="single" w:sz="4" w:space="0" w:color="4F81BD"/>
              <w:bottom w:val="single" w:sz="4" w:space="0" w:color="4F81BD"/>
              <w:right w:val="single" w:sz="4" w:space="0" w:color="4F81BD"/>
            </w:tcBorders>
            <w:vAlign w:val="center"/>
          </w:tcPr>
          <w:p w:rsidR="007A6075" w:rsidRDefault="007A6075" w:rsidP="009B403C">
            <w:pPr>
              <w:spacing w:before="60" w:after="60"/>
              <w:rPr>
                <w:szCs w:val="21"/>
              </w:rPr>
            </w:pPr>
            <w:r>
              <w:rPr>
                <w:rFonts w:hint="eastAsia"/>
                <w:szCs w:val="21"/>
              </w:rPr>
              <w:t>2016-04-22</w:t>
            </w:r>
          </w:p>
        </w:tc>
        <w:tc>
          <w:tcPr>
            <w:tcW w:w="960" w:type="dxa"/>
            <w:tcBorders>
              <w:top w:val="single" w:sz="4" w:space="0" w:color="4F81BD"/>
              <w:left w:val="single" w:sz="4" w:space="0" w:color="4F81BD"/>
              <w:bottom w:val="single" w:sz="4" w:space="0" w:color="4F81BD"/>
              <w:right w:val="single" w:sz="4" w:space="0" w:color="4F81BD"/>
            </w:tcBorders>
            <w:vAlign w:val="center"/>
          </w:tcPr>
          <w:p w:rsidR="007A6075" w:rsidRDefault="007A6075" w:rsidP="009B403C">
            <w:pPr>
              <w:spacing w:before="60" w:after="60"/>
              <w:rPr>
                <w:szCs w:val="21"/>
              </w:rPr>
            </w:pPr>
            <w:r>
              <w:rPr>
                <w:rFonts w:hint="eastAsia"/>
                <w:szCs w:val="21"/>
              </w:rPr>
              <w:t>V1.1.01</w:t>
            </w:r>
          </w:p>
        </w:tc>
        <w:tc>
          <w:tcPr>
            <w:tcW w:w="5040" w:type="dxa"/>
            <w:tcBorders>
              <w:top w:val="single" w:sz="4" w:space="0" w:color="4F81BD"/>
              <w:left w:val="single" w:sz="4" w:space="0" w:color="4F81BD"/>
              <w:bottom w:val="single" w:sz="4" w:space="0" w:color="4F81BD"/>
              <w:right w:val="single" w:sz="4" w:space="0" w:color="4F81BD"/>
            </w:tcBorders>
          </w:tcPr>
          <w:p w:rsidR="007A6075" w:rsidRDefault="007A6075" w:rsidP="007A6075">
            <w:pPr>
              <w:pStyle w:val="ad"/>
              <w:ind w:right="-101"/>
              <w:rPr>
                <w:lang w:eastAsia="zh-CN"/>
              </w:rPr>
            </w:pPr>
            <w:r>
              <w:rPr>
                <w:rFonts w:hint="eastAsia"/>
                <w:sz w:val="21"/>
                <w:szCs w:val="21"/>
                <w:lang w:eastAsia="zh-CN"/>
              </w:rPr>
              <w:t>1.</w:t>
            </w:r>
            <w:r>
              <w:rPr>
                <w:rFonts w:hint="eastAsia"/>
                <w:sz w:val="21"/>
                <w:szCs w:val="21"/>
                <w:lang w:eastAsia="zh-CN"/>
              </w:rPr>
              <w:t>新增复选框，单选框，网格，进度条控件的描述</w:t>
            </w:r>
          </w:p>
          <w:p w:rsidR="007A6075" w:rsidRDefault="007A6075" w:rsidP="007A6075">
            <w:pPr>
              <w:pStyle w:val="ad"/>
              <w:ind w:right="-101"/>
              <w:rPr>
                <w:kern w:val="2"/>
                <w:sz w:val="21"/>
                <w:szCs w:val="24"/>
                <w:lang w:eastAsia="zh-CN"/>
              </w:rPr>
            </w:pPr>
            <w:r>
              <w:rPr>
                <w:rFonts w:hint="eastAsia"/>
                <w:kern w:val="2"/>
                <w:sz w:val="21"/>
                <w:szCs w:val="24"/>
                <w:lang w:eastAsia="zh-CN"/>
              </w:rPr>
              <w:t>2.</w:t>
            </w:r>
            <w:r>
              <w:rPr>
                <w:rFonts w:hint="eastAsia"/>
                <w:kern w:val="2"/>
                <w:sz w:val="21"/>
                <w:szCs w:val="24"/>
                <w:lang w:eastAsia="zh-CN"/>
              </w:rPr>
              <w:t>删除视频播放器控件</w:t>
            </w:r>
          </w:p>
          <w:p w:rsidR="00BF76B3" w:rsidRDefault="00BF76B3" w:rsidP="007A6075">
            <w:pPr>
              <w:pStyle w:val="ad"/>
              <w:ind w:right="-101"/>
              <w:rPr>
                <w:rFonts w:hint="eastAsia"/>
                <w:kern w:val="2"/>
                <w:sz w:val="21"/>
                <w:szCs w:val="24"/>
                <w:lang w:eastAsia="zh-CN"/>
              </w:rPr>
            </w:pPr>
            <w:r>
              <w:rPr>
                <w:rFonts w:hint="eastAsia"/>
                <w:kern w:val="2"/>
                <w:sz w:val="21"/>
                <w:szCs w:val="24"/>
                <w:lang w:eastAsia="zh-CN"/>
              </w:rPr>
              <w:t>3.</w:t>
            </w:r>
            <w:r>
              <w:rPr>
                <w:rFonts w:hint="eastAsia"/>
                <w:kern w:val="2"/>
                <w:sz w:val="21"/>
                <w:szCs w:val="24"/>
                <w:lang w:eastAsia="zh-CN"/>
              </w:rPr>
              <w:t>新增返回值定义</w:t>
            </w:r>
          </w:p>
          <w:p w:rsidR="00B01A11" w:rsidRDefault="00B01A11" w:rsidP="007A6075">
            <w:pPr>
              <w:pStyle w:val="ad"/>
              <w:ind w:right="-101"/>
              <w:rPr>
                <w:rFonts w:hint="eastAsia"/>
                <w:lang w:eastAsia="zh-CN"/>
              </w:rPr>
            </w:pPr>
            <w:r>
              <w:rPr>
                <w:rFonts w:hint="eastAsia"/>
                <w:kern w:val="2"/>
                <w:sz w:val="21"/>
                <w:szCs w:val="24"/>
                <w:lang w:eastAsia="zh-CN"/>
              </w:rPr>
              <w:t>4.</w:t>
            </w:r>
            <w:r>
              <w:rPr>
                <w:rFonts w:hint="eastAsia"/>
                <w:kern w:val="2"/>
                <w:sz w:val="21"/>
                <w:szCs w:val="24"/>
                <w:lang w:eastAsia="zh-CN"/>
              </w:rPr>
              <w:t>删除</w:t>
            </w:r>
            <w:r>
              <w:rPr>
                <w:rFonts w:hint="eastAsia"/>
                <w:kern w:val="2"/>
                <w:sz w:val="21"/>
                <w:szCs w:val="24"/>
                <w:lang w:eastAsia="zh-CN"/>
              </w:rPr>
              <w:t>page</w:t>
            </w:r>
            <w:r>
              <w:rPr>
                <w:rFonts w:hint="eastAsia"/>
                <w:kern w:val="2"/>
                <w:sz w:val="21"/>
                <w:szCs w:val="24"/>
                <w:lang w:eastAsia="zh-CN"/>
              </w:rPr>
              <w:t>的</w:t>
            </w:r>
            <w:r w:rsidRPr="00776A55">
              <w:t>animationType</w:t>
            </w:r>
            <w:r>
              <w:rPr>
                <w:rFonts w:hint="eastAsia"/>
                <w:lang w:eastAsia="zh-CN"/>
              </w:rPr>
              <w:t>属性。</w:t>
            </w:r>
          </w:p>
          <w:p w:rsidR="001D7641" w:rsidRPr="001D7641" w:rsidRDefault="00B01A11" w:rsidP="001D7641">
            <w:pPr>
              <w:pStyle w:val="ad"/>
              <w:ind w:right="-101"/>
              <w:rPr>
                <w:rFonts w:hint="eastAsia"/>
                <w:lang w:eastAsia="zh-CN"/>
              </w:rPr>
            </w:pPr>
            <w:r>
              <w:rPr>
                <w:rFonts w:hint="eastAsia"/>
                <w:lang w:eastAsia="zh-CN"/>
              </w:rPr>
              <w:t>5.</w:t>
            </w:r>
            <w:r>
              <w:rPr>
                <w:rFonts w:hint="eastAsia"/>
                <w:lang w:eastAsia="zh-CN"/>
              </w:rPr>
              <w:t>删除</w:t>
            </w:r>
            <w:r>
              <w:rPr>
                <w:rFonts w:hint="eastAsia"/>
                <w:lang w:eastAsia="zh-CN"/>
              </w:rPr>
              <w:t>EUI_Process</w:t>
            </w:r>
            <w:r>
              <w:rPr>
                <w:rFonts w:hint="eastAsia"/>
                <w:lang w:eastAsia="zh-CN"/>
              </w:rPr>
              <w:t>接口返回值为</w:t>
            </w:r>
            <w:r>
              <w:rPr>
                <w:rFonts w:hint="eastAsia"/>
                <w:lang w:eastAsia="zh-CN"/>
              </w:rPr>
              <w:t>8</w:t>
            </w:r>
            <w:r>
              <w:rPr>
                <w:rFonts w:hint="eastAsia"/>
                <w:lang w:eastAsia="zh-CN"/>
              </w:rPr>
              <w:t>时的定义</w:t>
            </w:r>
            <w:r w:rsidR="001D7641">
              <w:rPr>
                <w:rFonts w:hint="eastAsia"/>
                <w:lang w:eastAsia="zh-CN"/>
              </w:rPr>
              <w:t>，即删除手势功能</w:t>
            </w:r>
          </w:p>
        </w:tc>
        <w:tc>
          <w:tcPr>
            <w:tcW w:w="1229" w:type="dxa"/>
            <w:tcBorders>
              <w:top w:val="single" w:sz="4" w:space="0" w:color="4F81BD"/>
              <w:left w:val="single" w:sz="4" w:space="0" w:color="4F81BD"/>
              <w:bottom w:val="single" w:sz="4" w:space="0" w:color="4F81BD"/>
              <w:right w:val="single" w:sz="4" w:space="0" w:color="auto"/>
            </w:tcBorders>
          </w:tcPr>
          <w:p w:rsidR="007A6075" w:rsidRDefault="007A6075" w:rsidP="009B403C">
            <w:pPr>
              <w:tabs>
                <w:tab w:val="left" w:pos="645"/>
              </w:tabs>
              <w:wordWrap w:val="0"/>
              <w:ind w:firstLine="110"/>
              <w:jc w:val="right"/>
              <w:rPr>
                <w:rStyle w:val="ae"/>
              </w:rPr>
            </w:pPr>
            <w:r>
              <w:rPr>
                <w:rStyle w:val="ae"/>
                <w:rFonts w:hint="eastAsia"/>
              </w:rPr>
              <w:t>陈晓键</w:t>
            </w:r>
          </w:p>
        </w:tc>
      </w:tr>
    </w:tbl>
    <w:p w:rsidR="00317F9D" w:rsidRDefault="00DA4BC1" w:rsidP="002A194A">
      <w:r>
        <w:br w:type="page"/>
      </w:r>
    </w:p>
    <w:p w:rsidR="00317F9D" w:rsidRDefault="00317F9D" w:rsidP="00526BD6">
      <w:pPr>
        <w:jc w:val="center"/>
      </w:pPr>
      <w:r>
        <w:rPr>
          <w:rFonts w:hint="eastAsia"/>
        </w:rPr>
        <w:t>目</w:t>
      </w:r>
      <w:r>
        <w:t xml:space="preserve">  </w:t>
      </w:r>
      <w:r>
        <w:rPr>
          <w:rFonts w:hint="eastAsia"/>
        </w:rPr>
        <w:t>录</w:t>
      </w:r>
    </w:p>
    <w:p w:rsidR="00317F9D" w:rsidRDefault="00317F9D" w:rsidP="00A2232E"/>
    <w:p w:rsidR="00FE3CF5" w:rsidRDefault="00CA743B">
      <w:pPr>
        <w:pStyle w:val="10"/>
        <w:tabs>
          <w:tab w:val="right" w:leader="dot" w:pos="8302"/>
        </w:tabs>
        <w:rPr>
          <w:rFonts w:asciiTheme="minorHAnsi" w:eastAsiaTheme="minorEastAsia" w:hAnsiTheme="minorHAnsi" w:cstheme="minorBidi"/>
          <w:b w:val="0"/>
          <w:bCs w:val="0"/>
          <w:caps w:val="0"/>
          <w:noProof/>
          <w:sz w:val="21"/>
          <w:szCs w:val="22"/>
        </w:rPr>
      </w:pPr>
      <w:r w:rsidRPr="00CA743B">
        <w:fldChar w:fldCharType="begin"/>
      </w:r>
      <w:r w:rsidR="00317F9D">
        <w:instrText xml:space="preserve"> TOC \o "1-3" \h \z \u </w:instrText>
      </w:r>
      <w:r w:rsidRPr="00CA743B">
        <w:fldChar w:fldCharType="separate"/>
      </w:r>
      <w:hyperlink w:anchor="_Toc449080426" w:history="1">
        <w:r w:rsidR="00FE3CF5" w:rsidRPr="00501D54">
          <w:rPr>
            <w:rStyle w:val="a7"/>
            <w:rFonts w:ascii="宋体" w:hAnsi="宋体"/>
            <w:noProof/>
          </w:rPr>
          <w:t xml:space="preserve">1 </w:t>
        </w:r>
        <w:r w:rsidR="00FE3CF5" w:rsidRPr="00501D54">
          <w:rPr>
            <w:rStyle w:val="a7"/>
            <w:rFonts w:ascii="宋体" w:hAnsi="宋体" w:hint="eastAsia"/>
            <w:noProof/>
          </w:rPr>
          <w:t>概述</w:t>
        </w:r>
        <w:r w:rsidR="00FE3CF5">
          <w:rPr>
            <w:noProof/>
            <w:webHidden/>
          </w:rPr>
          <w:tab/>
        </w:r>
        <w:r w:rsidR="00FE3CF5">
          <w:rPr>
            <w:noProof/>
            <w:webHidden/>
          </w:rPr>
          <w:fldChar w:fldCharType="begin"/>
        </w:r>
        <w:r w:rsidR="00FE3CF5">
          <w:rPr>
            <w:noProof/>
            <w:webHidden/>
          </w:rPr>
          <w:instrText xml:space="preserve"> PAGEREF _Toc449080426 \h </w:instrText>
        </w:r>
        <w:r w:rsidR="00FE3CF5">
          <w:rPr>
            <w:noProof/>
            <w:webHidden/>
          </w:rPr>
        </w:r>
        <w:r w:rsidR="00FE3CF5">
          <w:rPr>
            <w:noProof/>
            <w:webHidden/>
          </w:rPr>
          <w:fldChar w:fldCharType="separate"/>
        </w:r>
        <w:r w:rsidR="00FE3CF5">
          <w:rPr>
            <w:noProof/>
            <w:webHidden/>
          </w:rPr>
          <w:t>7</w:t>
        </w:r>
        <w:r w:rsidR="00FE3CF5">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27" w:history="1">
        <w:r w:rsidRPr="00501D54">
          <w:rPr>
            <w:rStyle w:val="a7"/>
            <w:noProof/>
            <w:kern w:val="0"/>
          </w:rPr>
          <w:t>1.1</w:t>
        </w:r>
        <w:r>
          <w:rPr>
            <w:rFonts w:asciiTheme="minorHAnsi" w:eastAsiaTheme="minorEastAsia" w:hAnsiTheme="minorHAnsi" w:cstheme="minorBidi"/>
            <w:smallCaps w:val="0"/>
            <w:noProof/>
            <w:sz w:val="21"/>
            <w:szCs w:val="22"/>
          </w:rPr>
          <w:tab/>
        </w:r>
        <w:r w:rsidRPr="00501D54">
          <w:rPr>
            <w:rStyle w:val="a7"/>
            <w:rFonts w:cs="黑体" w:hint="eastAsia"/>
            <w:noProof/>
            <w:kern w:val="0"/>
          </w:rPr>
          <w:t>目的</w:t>
        </w:r>
        <w:r>
          <w:rPr>
            <w:noProof/>
            <w:webHidden/>
          </w:rPr>
          <w:tab/>
        </w:r>
        <w:r>
          <w:rPr>
            <w:noProof/>
            <w:webHidden/>
          </w:rPr>
          <w:fldChar w:fldCharType="begin"/>
        </w:r>
        <w:r>
          <w:rPr>
            <w:noProof/>
            <w:webHidden/>
          </w:rPr>
          <w:instrText xml:space="preserve"> PAGEREF _Toc449080427 \h </w:instrText>
        </w:r>
        <w:r>
          <w:rPr>
            <w:noProof/>
            <w:webHidden/>
          </w:rPr>
        </w:r>
        <w:r>
          <w:rPr>
            <w:noProof/>
            <w:webHidden/>
          </w:rPr>
          <w:fldChar w:fldCharType="separate"/>
        </w:r>
        <w:r>
          <w:rPr>
            <w:noProof/>
            <w:webHidden/>
          </w:rPr>
          <w:t>7</w:t>
        </w:r>
        <w:r>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28" w:history="1">
        <w:r w:rsidRPr="00501D54">
          <w:rPr>
            <w:rStyle w:val="a7"/>
            <w:noProof/>
            <w:kern w:val="0"/>
          </w:rPr>
          <w:t>1.2</w:t>
        </w:r>
        <w:r>
          <w:rPr>
            <w:rFonts w:asciiTheme="minorHAnsi" w:eastAsiaTheme="minorEastAsia" w:hAnsiTheme="minorHAnsi" w:cstheme="minorBidi"/>
            <w:smallCaps w:val="0"/>
            <w:noProof/>
            <w:sz w:val="21"/>
            <w:szCs w:val="22"/>
          </w:rPr>
          <w:tab/>
        </w:r>
        <w:r w:rsidRPr="00501D54">
          <w:rPr>
            <w:rStyle w:val="a7"/>
            <w:rFonts w:cs="黑体" w:hint="eastAsia"/>
            <w:noProof/>
            <w:kern w:val="0"/>
          </w:rPr>
          <w:t>对象和范围</w:t>
        </w:r>
        <w:r>
          <w:rPr>
            <w:noProof/>
            <w:webHidden/>
          </w:rPr>
          <w:tab/>
        </w:r>
        <w:r>
          <w:rPr>
            <w:noProof/>
            <w:webHidden/>
          </w:rPr>
          <w:fldChar w:fldCharType="begin"/>
        </w:r>
        <w:r>
          <w:rPr>
            <w:noProof/>
            <w:webHidden/>
          </w:rPr>
          <w:instrText xml:space="preserve"> PAGEREF _Toc449080428 \h </w:instrText>
        </w:r>
        <w:r>
          <w:rPr>
            <w:noProof/>
            <w:webHidden/>
          </w:rPr>
        </w:r>
        <w:r>
          <w:rPr>
            <w:noProof/>
            <w:webHidden/>
          </w:rPr>
          <w:fldChar w:fldCharType="separate"/>
        </w:r>
        <w:r>
          <w:rPr>
            <w:noProof/>
            <w:webHidden/>
          </w:rPr>
          <w:t>7</w:t>
        </w:r>
        <w:r>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29" w:history="1">
        <w:r w:rsidRPr="00501D54">
          <w:rPr>
            <w:rStyle w:val="a7"/>
            <w:noProof/>
            <w:kern w:val="0"/>
          </w:rPr>
          <w:t>1.3</w:t>
        </w:r>
        <w:r>
          <w:rPr>
            <w:rFonts w:asciiTheme="minorHAnsi" w:eastAsiaTheme="minorEastAsia" w:hAnsiTheme="minorHAnsi" w:cstheme="minorBidi"/>
            <w:smallCaps w:val="0"/>
            <w:noProof/>
            <w:sz w:val="21"/>
            <w:szCs w:val="22"/>
          </w:rPr>
          <w:tab/>
        </w:r>
        <w:r w:rsidRPr="00501D54">
          <w:rPr>
            <w:rStyle w:val="a7"/>
            <w:rFonts w:cs="黑体" w:hint="eastAsia"/>
            <w:noProof/>
            <w:kern w:val="0"/>
          </w:rPr>
          <w:t>适用平台</w:t>
        </w:r>
        <w:r>
          <w:rPr>
            <w:noProof/>
            <w:webHidden/>
          </w:rPr>
          <w:tab/>
        </w:r>
        <w:r>
          <w:rPr>
            <w:noProof/>
            <w:webHidden/>
          </w:rPr>
          <w:fldChar w:fldCharType="begin"/>
        </w:r>
        <w:r>
          <w:rPr>
            <w:noProof/>
            <w:webHidden/>
          </w:rPr>
          <w:instrText xml:space="preserve"> PAGEREF _Toc449080429 \h </w:instrText>
        </w:r>
        <w:r>
          <w:rPr>
            <w:noProof/>
            <w:webHidden/>
          </w:rPr>
        </w:r>
        <w:r>
          <w:rPr>
            <w:noProof/>
            <w:webHidden/>
          </w:rPr>
          <w:fldChar w:fldCharType="separate"/>
        </w:r>
        <w:r>
          <w:rPr>
            <w:noProof/>
            <w:webHidden/>
          </w:rPr>
          <w:t>7</w:t>
        </w:r>
        <w:r>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30" w:history="1">
        <w:r w:rsidRPr="00501D54">
          <w:rPr>
            <w:rStyle w:val="a7"/>
            <w:noProof/>
            <w:kern w:val="0"/>
          </w:rPr>
          <w:t>1.4</w:t>
        </w:r>
        <w:r>
          <w:rPr>
            <w:rFonts w:asciiTheme="minorHAnsi" w:eastAsiaTheme="minorEastAsia" w:hAnsiTheme="minorHAnsi" w:cstheme="minorBidi"/>
            <w:smallCaps w:val="0"/>
            <w:noProof/>
            <w:sz w:val="21"/>
            <w:szCs w:val="22"/>
          </w:rPr>
          <w:tab/>
        </w:r>
        <w:r w:rsidRPr="00501D54">
          <w:rPr>
            <w:rStyle w:val="a7"/>
            <w:rFonts w:cs="黑体" w:hint="eastAsia"/>
            <w:noProof/>
            <w:kern w:val="0"/>
          </w:rPr>
          <w:t>书写约定</w:t>
        </w:r>
        <w:r>
          <w:rPr>
            <w:noProof/>
            <w:webHidden/>
          </w:rPr>
          <w:tab/>
        </w:r>
        <w:r>
          <w:rPr>
            <w:noProof/>
            <w:webHidden/>
          </w:rPr>
          <w:fldChar w:fldCharType="begin"/>
        </w:r>
        <w:r>
          <w:rPr>
            <w:noProof/>
            <w:webHidden/>
          </w:rPr>
          <w:instrText xml:space="preserve"> PAGEREF _Toc449080430 \h </w:instrText>
        </w:r>
        <w:r>
          <w:rPr>
            <w:noProof/>
            <w:webHidden/>
          </w:rPr>
        </w:r>
        <w:r>
          <w:rPr>
            <w:noProof/>
            <w:webHidden/>
          </w:rPr>
          <w:fldChar w:fldCharType="separate"/>
        </w:r>
        <w:r>
          <w:rPr>
            <w:noProof/>
            <w:webHidden/>
          </w:rPr>
          <w:t>7</w:t>
        </w:r>
        <w:r>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31" w:history="1">
        <w:r w:rsidRPr="00501D54">
          <w:rPr>
            <w:rStyle w:val="a7"/>
            <w:noProof/>
            <w:kern w:val="0"/>
          </w:rPr>
          <w:t>1.5</w:t>
        </w:r>
        <w:r>
          <w:rPr>
            <w:rFonts w:asciiTheme="minorHAnsi" w:eastAsiaTheme="minorEastAsia" w:hAnsiTheme="minorHAnsi" w:cstheme="minorBidi"/>
            <w:smallCaps w:val="0"/>
            <w:noProof/>
            <w:sz w:val="21"/>
            <w:szCs w:val="22"/>
          </w:rPr>
          <w:tab/>
        </w:r>
        <w:r w:rsidRPr="00501D54">
          <w:rPr>
            <w:rStyle w:val="a7"/>
            <w:rFonts w:cs="黑体" w:hint="eastAsia"/>
            <w:noProof/>
            <w:kern w:val="0"/>
          </w:rPr>
          <w:t>术语</w:t>
        </w:r>
        <w:r>
          <w:rPr>
            <w:noProof/>
            <w:webHidden/>
          </w:rPr>
          <w:tab/>
        </w:r>
        <w:r>
          <w:rPr>
            <w:noProof/>
            <w:webHidden/>
          </w:rPr>
          <w:fldChar w:fldCharType="begin"/>
        </w:r>
        <w:r>
          <w:rPr>
            <w:noProof/>
            <w:webHidden/>
          </w:rPr>
          <w:instrText xml:space="preserve"> PAGEREF _Toc449080431 \h </w:instrText>
        </w:r>
        <w:r>
          <w:rPr>
            <w:noProof/>
            <w:webHidden/>
          </w:rPr>
        </w:r>
        <w:r>
          <w:rPr>
            <w:noProof/>
            <w:webHidden/>
          </w:rPr>
          <w:fldChar w:fldCharType="separate"/>
        </w:r>
        <w:r>
          <w:rPr>
            <w:noProof/>
            <w:webHidden/>
          </w:rPr>
          <w:t>7</w:t>
        </w:r>
        <w:r>
          <w:rPr>
            <w:noProof/>
            <w:webHidden/>
          </w:rPr>
          <w:fldChar w:fldCharType="end"/>
        </w:r>
      </w:hyperlink>
    </w:p>
    <w:p w:rsidR="00FE3CF5" w:rsidRDefault="00FE3CF5">
      <w:pPr>
        <w:pStyle w:val="10"/>
        <w:tabs>
          <w:tab w:val="right" w:leader="dot" w:pos="8302"/>
        </w:tabs>
        <w:rPr>
          <w:rFonts w:asciiTheme="minorHAnsi" w:eastAsiaTheme="minorEastAsia" w:hAnsiTheme="minorHAnsi" w:cstheme="minorBidi"/>
          <w:b w:val="0"/>
          <w:bCs w:val="0"/>
          <w:caps w:val="0"/>
          <w:noProof/>
          <w:sz w:val="21"/>
          <w:szCs w:val="22"/>
        </w:rPr>
      </w:pPr>
      <w:hyperlink w:anchor="_Toc449080432" w:history="1">
        <w:r w:rsidRPr="00501D54">
          <w:rPr>
            <w:rStyle w:val="a7"/>
            <w:rFonts w:ascii="宋体" w:hAnsi="宋体"/>
            <w:noProof/>
          </w:rPr>
          <w:t>2</w:t>
        </w:r>
        <w:r w:rsidRPr="00501D54">
          <w:rPr>
            <w:rStyle w:val="a7"/>
            <w:rFonts w:ascii="宋体" w:hAnsi="宋体" w:hint="eastAsia"/>
            <w:noProof/>
          </w:rPr>
          <w:t>简述</w:t>
        </w:r>
        <w:r>
          <w:rPr>
            <w:noProof/>
            <w:webHidden/>
          </w:rPr>
          <w:tab/>
        </w:r>
        <w:r>
          <w:rPr>
            <w:noProof/>
            <w:webHidden/>
          </w:rPr>
          <w:fldChar w:fldCharType="begin"/>
        </w:r>
        <w:r>
          <w:rPr>
            <w:noProof/>
            <w:webHidden/>
          </w:rPr>
          <w:instrText xml:space="preserve"> PAGEREF _Toc449080432 \h </w:instrText>
        </w:r>
        <w:r>
          <w:rPr>
            <w:noProof/>
            <w:webHidden/>
          </w:rPr>
        </w:r>
        <w:r>
          <w:rPr>
            <w:noProof/>
            <w:webHidden/>
          </w:rPr>
          <w:fldChar w:fldCharType="separate"/>
        </w:r>
        <w:r>
          <w:rPr>
            <w:noProof/>
            <w:webHidden/>
          </w:rPr>
          <w:t>9</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33" w:history="1">
        <w:r w:rsidRPr="00501D54">
          <w:rPr>
            <w:rStyle w:val="a7"/>
            <w:rFonts w:cs="黑体"/>
            <w:noProof/>
            <w:kern w:val="0"/>
          </w:rPr>
          <w:t>2.1 EUI</w:t>
        </w:r>
        <w:r w:rsidRPr="00501D54">
          <w:rPr>
            <w:rStyle w:val="a7"/>
            <w:rFonts w:cs="黑体" w:hint="eastAsia"/>
            <w:noProof/>
            <w:kern w:val="0"/>
          </w:rPr>
          <w:t>设计思想</w:t>
        </w:r>
        <w:r>
          <w:rPr>
            <w:noProof/>
            <w:webHidden/>
          </w:rPr>
          <w:tab/>
        </w:r>
        <w:r>
          <w:rPr>
            <w:noProof/>
            <w:webHidden/>
          </w:rPr>
          <w:fldChar w:fldCharType="begin"/>
        </w:r>
        <w:r>
          <w:rPr>
            <w:noProof/>
            <w:webHidden/>
          </w:rPr>
          <w:instrText xml:space="preserve"> PAGEREF _Toc449080433 \h </w:instrText>
        </w:r>
        <w:r>
          <w:rPr>
            <w:noProof/>
            <w:webHidden/>
          </w:rPr>
        </w:r>
        <w:r>
          <w:rPr>
            <w:noProof/>
            <w:webHidden/>
          </w:rPr>
          <w:fldChar w:fldCharType="separate"/>
        </w:r>
        <w:r>
          <w:rPr>
            <w:noProof/>
            <w:webHidden/>
          </w:rPr>
          <w:t>9</w:t>
        </w:r>
        <w:r>
          <w:rPr>
            <w:noProof/>
            <w:webHidden/>
          </w:rPr>
          <w:fldChar w:fldCharType="end"/>
        </w:r>
      </w:hyperlink>
    </w:p>
    <w:p w:rsidR="00FE3CF5" w:rsidRDefault="00FE3CF5">
      <w:pPr>
        <w:pStyle w:val="10"/>
        <w:tabs>
          <w:tab w:val="right" w:leader="dot" w:pos="8302"/>
        </w:tabs>
        <w:rPr>
          <w:rFonts w:asciiTheme="minorHAnsi" w:eastAsiaTheme="minorEastAsia" w:hAnsiTheme="minorHAnsi" w:cstheme="minorBidi"/>
          <w:b w:val="0"/>
          <w:bCs w:val="0"/>
          <w:caps w:val="0"/>
          <w:noProof/>
          <w:sz w:val="21"/>
          <w:szCs w:val="22"/>
        </w:rPr>
      </w:pPr>
      <w:hyperlink w:anchor="_Toc449080434" w:history="1">
        <w:r w:rsidRPr="00501D54">
          <w:rPr>
            <w:rStyle w:val="a7"/>
            <w:rFonts w:ascii="宋体" w:hAnsi="宋体"/>
            <w:noProof/>
          </w:rPr>
          <w:t>3 EUI</w:t>
        </w:r>
        <w:r w:rsidRPr="00501D54">
          <w:rPr>
            <w:rStyle w:val="a7"/>
            <w:rFonts w:ascii="宋体" w:hAnsi="宋体" w:hint="eastAsia"/>
            <w:noProof/>
          </w:rPr>
          <w:t>解决方案的组成</w:t>
        </w:r>
        <w:r>
          <w:rPr>
            <w:noProof/>
            <w:webHidden/>
          </w:rPr>
          <w:tab/>
        </w:r>
        <w:r>
          <w:rPr>
            <w:noProof/>
            <w:webHidden/>
          </w:rPr>
          <w:fldChar w:fldCharType="begin"/>
        </w:r>
        <w:r>
          <w:rPr>
            <w:noProof/>
            <w:webHidden/>
          </w:rPr>
          <w:instrText xml:space="preserve"> PAGEREF _Toc449080434 \h </w:instrText>
        </w:r>
        <w:r>
          <w:rPr>
            <w:noProof/>
            <w:webHidden/>
          </w:rPr>
        </w:r>
        <w:r>
          <w:rPr>
            <w:noProof/>
            <w:webHidden/>
          </w:rPr>
          <w:fldChar w:fldCharType="separate"/>
        </w:r>
        <w:r>
          <w:rPr>
            <w:noProof/>
            <w:webHidden/>
          </w:rPr>
          <w:t>10</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35" w:history="1">
        <w:r w:rsidRPr="00501D54">
          <w:rPr>
            <w:rStyle w:val="a7"/>
            <w:rFonts w:cs="黑体"/>
            <w:noProof/>
            <w:kern w:val="0"/>
          </w:rPr>
          <w:t>3.1 UI</w:t>
        </w:r>
        <w:r w:rsidRPr="00501D54">
          <w:rPr>
            <w:rStyle w:val="a7"/>
            <w:rFonts w:cs="黑体" w:hint="eastAsia"/>
            <w:noProof/>
            <w:kern w:val="0"/>
          </w:rPr>
          <w:t>工具</w:t>
        </w:r>
        <w:r>
          <w:rPr>
            <w:noProof/>
            <w:webHidden/>
          </w:rPr>
          <w:tab/>
        </w:r>
        <w:r>
          <w:rPr>
            <w:noProof/>
            <w:webHidden/>
          </w:rPr>
          <w:fldChar w:fldCharType="begin"/>
        </w:r>
        <w:r>
          <w:rPr>
            <w:noProof/>
            <w:webHidden/>
          </w:rPr>
          <w:instrText xml:space="preserve"> PAGEREF _Toc449080435 \h </w:instrText>
        </w:r>
        <w:r>
          <w:rPr>
            <w:noProof/>
            <w:webHidden/>
          </w:rPr>
        </w:r>
        <w:r>
          <w:rPr>
            <w:noProof/>
            <w:webHidden/>
          </w:rPr>
          <w:fldChar w:fldCharType="separate"/>
        </w:r>
        <w:r>
          <w:rPr>
            <w:noProof/>
            <w:webHidden/>
          </w:rPr>
          <w:t>10</w:t>
        </w:r>
        <w:r>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36" w:history="1">
        <w:r w:rsidRPr="00501D54">
          <w:rPr>
            <w:rStyle w:val="a7"/>
            <w:rFonts w:cs="黑体"/>
            <w:noProof/>
            <w:kern w:val="0"/>
          </w:rPr>
          <w:t>3.2</w:t>
        </w:r>
        <w:r>
          <w:rPr>
            <w:rFonts w:asciiTheme="minorHAnsi" w:eastAsiaTheme="minorEastAsia" w:hAnsiTheme="minorHAnsi" w:cstheme="minorBidi"/>
            <w:smallCaps w:val="0"/>
            <w:noProof/>
            <w:sz w:val="21"/>
            <w:szCs w:val="22"/>
          </w:rPr>
          <w:tab/>
        </w:r>
        <w:r w:rsidRPr="00501D54">
          <w:rPr>
            <w:rStyle w:val="a7"/>
            <w:rFonts w:cs="黑体"/>
            <w:noProof/>
            <w:kern w:val="0"/>
          </w:rPr>
          <w:t>xml</w:t>
        </w:r>
        <w:r w:rsidRPr="00501D54">
          <w:rPr>
            <w:rStyle w:val="a7"/>
            <w:rFonts w:cs="黑体" w:hint="eastAsia"/>
            <w:noProof/>
            <w:kern w:val="0"/>
          </w:rPr>
          <w:t>文件</w:t>
        </w:r>
        <w:r>
          <w:rPr>
            <w:noProof/>
            <w:webHidden/>
          </w:rPr>
          <w:tab/>
        </w:r>
        <w:r>
          <w:rPr>
            <w:noProof/>
            <w:webHidden/>
          </w:rPr>
          <w:fldChar w:fldCharType="begin"/>
        </w:r>
        <w:r>
          <w:rPr>
            <w:noProof/>
            <w:webHidden/>
          </w:rPr>
          <w:instrText xml:space="preserve"> PAGEREF _Toc449080436 \h </w:instrText>
        </w:r>
        <w:r>
          <w:rPr>
            <w:noProof/>
            <w:webHidden/>
          </w:rPr>
        </w:r>
        <w:r>
          <w:rPr>
            <w:noProof/>
            <w:webHidden/>
          </w:rPr>
          <w:fldChar w:fldCharType="separate"/>
        </w:r>
        <w:r>
          <w:rPr>
            <w:noProof/>
            <w:webHidden/>
          </w:rPr>
          <w:t>11</w:t>
        </w:r>
        <w:r>
          <w:rPr>
            <w:noProof/>
            <w:webHidden/>
          </w:rPr>
          <w:fldChar w:fldCharType="end"/>
        </w:r>
      </w:hyperlink>
    </w:p>
    <w:p w:rsidR="00FE3CF5" w:rsidRDefault="00FE3CF5">
      <w:pPr>
        <w:pStyle w:val="20"/>
        <w:tabs>
          <w:tab w:val="left" w:pos="840"/>
          <w:tab w:val="right" w:leader="dot" w:pos="8302"/>
        </w:tabs>
        <w:rPr>
          <w:rFonts w:asciiTheme="minorHAnsi" w:eastAsiaTheme="minorEastAsia" w:hAnsiTheme="minorHAnsi" w:cstheme="minorBidi"/>
          <w:smallCaps w:val="0"/>
          <w:noProof/>
          <w:sz w:val="21"/>
          <w:szCs w:val="22"/>
        </w:rPr>
      </w:pPr>
      <w:hyperlink w:anchor="_Toc449080437" w:history="1">
        <w:r w:rsidRPr="00501D54">
          <w:rPr>
            <w:rStyle w:val="a7"/>
            <w:rFonts w:ascii="宋体" w:hAnsi="宋体" w:cs="黑体"/>
            <w:noProof/>
            <w:kern w:val="0"/>
          </w:rPr>
          <w:t>3.3</w:t>
        </w:r>
        <w:r>
          <w:rPr>
            <w:rFonts w:asciiTheme="minorHAnsi" w:eastAsiaTheme="minorEastAsia" w:hAnsiTheme="minorHAnsi" w:cstheme="minorBidi"/>
            <w:smallCaps w:val="0"/>
            <w:noProof/>
            <w:sz w:val="21"/>
            <w:szCs w:val="22"/>
          </w:rPr>
          <w:tab/>
        </w:r>
        <w:r w:rsidRPr="00501D54">
          <w:rPr>
            <w:rStyle w:val="a7"/>
            <w:rFonts w:ascii="宋体" w:hAnsi="宋体" w:cs="黑体"/>
            <w:noProof/>
            <w:kern w:val="0"/>
          </w:rPr>
          <w:t>UI</w:t>
        </w:r>
        <w:r w:rsidRPr="00501D54">
          <w:rPr>
            <w:rStyle w:val="a7"/>
            <w:rFonts w:ascii="宋体" w:hAnsi="宋体" w:cs="黑体" w:hint="eastAsia"/>
            <w:noProof/>
            <w:kern w:val="0"/>
          </w:rPr>
          <w:t>库</w:t>
        </w:r>
        <w:r>
          <w:rPr>
            <w:noProof/>
            <w:webHidden/>
          </w:rPr>
          <w:tab/>
        </w:r>
        <w:r>
          <w:rPr>
            <w:noProof/>
            <w:webHidden/>
          </w:rPr>
          <w:fldChar w:fldCharType="begin"/>
        </w:r>
        <w:r>
          <w:rPr>
            <w:noProof/>
            <w:webHidden/>
          </w:rPr>
          <w:instrText xml:space="preserve"> PAGEREF _Toc449080437 \h </w:instrText>
        </w:r>
        <w:r>
          <w:rPr>
            <w:noProof/>
            <w:webHidden/>
          </w:rPr>
        </w:r>
        <w:r>
          <w:rPr>
            <w:noProof/>
            <w:webHidden/>
          </w:rPr>
          <w:fldChar w:fldCharType="separate"/>
        </w:r>
        <w:r>
          <w:rPr>
            <w:noProof/>
            <w:webHidden/>
          </w:rPr>
          <w:t>12</w:t>
        </w:r>
        <w:r>
          <w:rPr>
            <w:noProof/>
            <w:webHidden/>
          </w:rPr>
          <w:fldChar w:fldCharType="end"/>
        </w:r>
      </w:hyperlink>
    </w:p>
    <w:p w:rsidR="00FE3CF5" w:rsidRDefault="00FE3CF5">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49080438" w:history="1">
        <w:r w:rsidRPr="00501D54">
          <w:rPr>
            <w:rStyle w:val="a7"/>
            <w:rFonts w:ascii="黑体" w:eastAsia="黑体" w:hAnsi="黑体"/>
            <w:noProof/>
          </w:rPr>
          <w:t>3.3.1</w:t>
        </w:r>
        <w:r>
          <w:rPr>
            <w:rFonts w:asciiTheme="minorHAnsi" w:eastAsiaTheme="minorEastAsia" w:hAnsiTheme="minorHAnsi" w:cstheme="minorBidi"/>
            <w:i w:val="0"/>
            <w:iCs w:val="0"/>
            <w:noProof/>
            <w:sz w:val="21"/>
            <w:szCs w:val="22"/>
          </w:rPr>
          <w:tab/>
        </w:r>
        <w:r w:rsidRPr="00501D54">
          <w:rPr>
            <w:rStyle w:val="a7"/>
            <w:rFonts w:ascii="黑体" w:eastAsia="黑体" w:hAnsi="黑体"/>
            <w:noProof/>
          </w:rPr>
          <w:t>UI</w:t>
        </w:r>
        <w:r w:rsidRPr="00501D54">
          <w:rPr>
            <w:rStyle w:val="a7"/>
            <w:rFonts w:ascii="黑体" w:eastAsia="黑体" w:hAnsi="黑体" w:hint="eastAsia"/>
            <w:noProof/>
          </w:rPr>
          <w:t>库组成</w:t>
        </w:r>
        <w:r>
          <w:rPr>
            <w:noProof/>
            <w:webHidden/>
          </w:rPr>
          <w:tab/>
        </w:r>
        <w:r>
          <w:rPr>
            <w:noProof/>
            <w:webHidden/>
          </w:rPr>
          <w:fldChar w:fldCharType="begin"/>
        </w:r>
        <w:r>
          <w:rPr>
            <w:noProof/>
            <w:webHidden/>
          </w:rPr>
          <w:instrText xml:space="preserve"> PAGEREF _Toc449080438 \h </w:instrText>
        </w:r>
        <w:r>
          <w:rPr>
            <w:noProof/>
            <w:webHidden/>
          </w:rPr>
        </w:r>
        <w:r>
          <w:rPr>
            <w:noProof/>
            <w:webHidden/>
          </w:rPr>
          <w:fldChar w:fldCharType="separate"/>
        </w:r>
        <w:r>
          <w:rPr>
            <w:noProof/>
            <w:webHidden/>
          </w:rPr>
          <w:t>12</w:t>
        </w:r>
        <w:r>
          <w:rPr>
            <w:noProof/>
            <w:webHidden/>
          </w:rPr>
          <w:fldChar w:fldCharType="end"/>
        </w:r>
      </w:hyperlink>
    </w:p>
    <w:p w:rsidR="00FE3CF5" w:rsidRDefault="00FE3CF5">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49080439" w:history="1">
        <w:r w:rsidRPr="00501D54">
          <w:rPr>
            <w:rStyle w:val="a7"/>
            <w:rFonts w:ascii="黑体" w:eastAsia="黑体" w:hAnsi="黑体"/>
            <w:noProof/>
          </w:rPr>
          <w:t>3.3.2</w:t>
        </w:r>
        <w:r>
          <w:rPr>
            <w:rFonts w:asciiTheme="minorHAnsi" w:eastAsiaTheme="minorEastAsia" w:hAnsiTheme="minorHAnsi" w:cstheme="minorBidi"/>
            <w:i w:val="0"/>
            <w:iCs w:val="0"/>
            <w:noProof/>
            <w:sz w:val="21"/>
            <w:szCs w:val="22"/>
          </w:rPr>
          <w:tab/>
        </w:r>
        <w:r w:rsidRPr="00501D54">
          <w:rPr>
            <w:rStyle w:val="a7"/>
            <w:rFonts w:ascii="黑体" w:eastAsia="黑体" w:hAnsi="黑体"/>
            <w:noProof/>
          </w:rPr>
          <w:t>UI</w:t>
        </w:r>
        <w:r w:rsidRPr="00501D54">
          <w:rPr>
            <w:rStyle w:val="a7"/>
            <w:rFonts w:ascii="黑体" w:eastAsia="黑体" w:hAnsi="黑体" w:hint="eastAsia"/>
            <w:noProof/>
          </w:rPr>
          <w:t>的使用限制</w:t>
        </w:r>
        <w:r>
          <w:rPr>
            <w:noProof/>
            <w:webHidden/>
          </w:rPr>
          <w:tab/>
        </w:r>
        <w:r>
          <w:rPr>
            <w:noProof/>
            <w:webHidden/>
          </w:rPr>
          <w:fldChar w:fldCharType="begin"/>
        </w:r>
        <w:r>
          <w:rPr>
            <w:noProof/>
            <w:webHidden/>
          </w:rPr>
          <w:instrText xml:space="preserve"> PAGEREF _Toc449080439 \h </w:instrText>
        </w:r>
        <w:r>
          <w:rPr>
            <w:noProof/>
            <w:webHidden/>
          </w:rPr>
        </w:r>
        <w:r>
          <w:rPr>
            <w:noProof/>
            <w:webHidden/>
          </w:rPr>
          <w:fldChar w:fldCharType="separate"/>
        </w:r>
        <w:r>
          <w:rPr>
            <w:noProof/>
            <w:webHidden/>
          </w:rPr>
          <w:t>12</w:t>
        </w:r>
        <w:r>
          <w:rPr>
            <w:noProof/>
            <w:webHidden/>
          </w:rPr>
          <w:fldChar w:fldCharType="end"/>
        </w:r>
      </w:hyperlink>
    </w:p>
    <w:p w:rsidR="00FE3CF5" w:rsidRDefault="00FE3CF5">
      <w:pPr>
        <w:pStyle w:val="10"/>
        <w:tabs>
          <w:tab w:val="right" w:leader="dot" w:pos="8302"/>
        </w:tabs>
        <w:rPr>
          <w:rFonts w:asciiTheme="minorHAnsi" w:eastAsiaTheme="minorEastAsia" w:hAnsiTheme="minorHAnsi" w:cstheme="minorBidi"/>
          <w:b w:val="0"/>
          <w:bCs w:val="0"/>
          <w:caps w:val="0"/>
          <w:noProof/>
          <w:sz w:val="21"/>
          <w:szCs w:val="22"/>
        </w:rPr>
      </w:pPr>
      <w:hyperlink w:anchor="_Toc449080440" w:history="1">
        <w:r w:rsidRPr="00501D54">
          <w:rPr>
            <w:rStyle w:val="a7"/>
            <w:rFonts w:ascii="宋体" w:hAnsi="宋体"/>
            <w:noProof/>
          </w:rPr>
          <w:t xml:space="preserve">4 </w:t>
        </w:r>
        <w:r w:rsidRPr="00501D54">
          <w:rPr>
            <w:rStyle w:val="a7"/>
            <w:rFonts w:ascii="宋体" w:hAnsi="宋体" w:hint="eastAsia"/>
            <w:noProof/>
          </w:rPr>
          <w:t>页与控件</w:t>
        </w:r>
        <w:r>
          <w:rPr>
            <w:noProof/>
            <w:webHidden/>
          </w:rPr>
          <w:tab/>
        </w:r>
        <w:r>
          <w:rPr>
            <w:noProof/>
            <w:webHidden/>
          </w:rPr>
          <w:fldChar w:fldCharType="begin"/>
        </w:r>
        <w:r>
          <w:rPr>
            <w:noProof/>
            <w:webHidden/>
          </w:rPr>
          <w:instrText xml:space="preserve"> PAGEREF _Toc449080440 \h </w:instrText>
        </w:r>
        <w:r>
          <w:rPr>
            <w:noProof/>
            <w:webHidden/>
          </w:rPr>
        </w:r>
        <w:r>
          <w:rPr>
            <w:noProof/>
            <w:webHidden/>
          </w:rPr>
          <w:fldChar w:fldCharType="separate"/>
        </w:r>
        <w:r>
          <w:rPr>
            <w:noProof/>
            <w:webHidden/>
          </w:rPr>
          <w:t>14</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41" w:history="1">
        <w:r w:rsidRPr="00501D54">
          <w:rPr>
            <w:rStyle w:val="a7"/>
            <w:rFonts w:cs="黑体"/>
            <w:noProof/>
            <w:kern w:val="0"/>
          </w:rPr>
          <w:t>4.1</w:t>
        </w:r>
        <w:r w:rsidRPr="00501D54">
          <w:rPr>
            <w:rStyle w:val="a7"/>
            <w:rFonts w:cs="黑体" w:hint="eastAsia"/>
            <w:noProof/>
            <w:kern w:val="0"/>
          </w:rPr>
          <w:t>页</w:t>
        </w:r>
        <w:r>
          <w:rPr>
            <w:noProof/>
            <w:webHidden/>
          </w:rPr>
          <w:tab/>
        </w:r>
        <w:r>
          <w:rPr>
            <w:noProof/>
            <w:webHidden/>
          </w:rPr>
          <w:fldChar w:fldCharType="begin"/>
        </w:r>
        <w:r>
          <w:rPr>
            <w:noProof/>
            <w:webHidden/>
          </w:rPr>
          <w:instrText xml:space="preserve"> PAGEREF _Toc449080441 \h </w:instrText>
        </w:r>
        <w:r>
          <w:rPr>
            <w:noProof/>
            <w:webHidden/>
          </w:rPr>
        </w:r>
        <w:r>
          <w:rPr>
            <w:noProof/>
            <w:webHidden/>
          </w:rPr>
          <w:fldChar w:fldCharType="separate"/>
        </w:r>
        <w:r>
          <w:rPr>
            <w:noProof/>
            <w:webHidden/>
          </w:rPr>
          <w:t>14</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42" w:history="1">
        <w:r w:rsidRPr="00501D54">
          <w:rPr>
            <w:rStyle w:val="a7"/>
            <w:rFonts w:cs="黑体"/>
            <w:noProof/>
            <w:kern w:val="0"/>
          </w:rPr>
          <w:t>4.2</w:t>
        </w:r>
        <w:r w:rsidRPr="00501D54">
          <w:rPr>
            <w:rStyle w:val="a7"/>
            <w:rFonts w:cs="黑体" w:hint="eastAsia"/>
            <w:noProof/>
            <w:kern w:val="0"/>
          </w:rPr>
          <w:t>控件</w:t>
        </w:r>
        <w:r>
          <w:rPr>
            <w:noProof/>
            <w:webHidden/>
          </w:rPr>
          <w:tab/>
        </w:r>
        <w:r>
          <w:rPr>
            <w:noProof/>
            <w:webHidden/>
          </w:rPr>
          <w:fldChar w:fldCharType="begin"/>
        </w:r>
        <w:r>
          <w:rPr>
            <w:noProof/>
            <w:webHidden/>
          </w:rPr>
          <w:instrText xml:space="preserve"> PAGEREF _Toc449080442 \h </w:instrText>
        </w:r>
        <w:r>
          <w:rPr>
            <w:noProof/>
            <w:webHidden/>
          </w:rPr>
        </w:r>
        <w:r>
          <w:rPr>
            <w:noProof/>
            <w:webHidden/>
          </w:rPr>
          <w:fldChar w:fldCharType="separate"/>
        </w:r>
        <w:r>
          <w:rPr>
            <w:noProof/>
            <w:webHidden/>
          </w:rPr>
          <w:t>15</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3" w:history="1">
        <w:r w:rsidRPr="00501D54">
          <w:rPr>
            <w:rStyle w:val="a7"/>
            <w:noProof/>
          </w:rPr>
          <w:t>4.2.1</w:t>
        </w:r>
        <w:r w:rsidRPr="00501D54">
          <w:rPr>
            <w:rStyle w:val="a7"/>
            <w:rFonts w:hint="eastAsia"/>
            <w:noProof/>
          </w:rPr>
          <w:t>文本框（</w:t>
        </w:r>
        <w:r w:rsidRPr="00501D54">
          <w:rPr>
            <w:rStyle w:val="a7"/>
            <w:noProof/>
          </w:rPr>
          <w:t>TextBox</w:t>
        </w:r>
        <w:r w:rsidRPr="00501D54">
          <w:rPr>
            <w:rStyle w:val="a7"/>
            <w:rFonts w:hint="eastAsia"/>
            <w:noProof/>
          </w:rPr>
          <w:t>）</w:t>
        </w:r>
        <w:r>
          <w:rPr>
            <w:noProof/>
            <w:webHidden/>
          </w:rPr>
          <w:tab/>
        </w:r>
        <w:r>
          <w:rPr>
            <w:noProof/>
            <w:webHidden/>
          </w:rPr>
          <w:fldChar w:fldCharType="begin"/>
        </w:r>
        <w:r>
          <w:rPr>
            <w:noProof/>
            <w:webHidden/>
          </w:rPr>
          <w:instrText xml:space="preserve"> PAGEREF _Toc449080443 \h </w:instrText>
        </w:r>
        <w:r>
          <w:rPr>
            <w:noProof/>
            <w:webHidden/>
          </w:rPr>
        </w:r>
        <w:r>
          <w:rPr>
            <w:noProof/>
            <w:webHidden/>
          </w:rPr>
          <w:fldChar w:fldCharType="separate"/>
        </w:r>
        <w:r>
          <w:rPr>
            <w:noProof/>
            <w:webHidden/>
          </w:rPr>
          <w:t>15</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4" w:history="1">
        <w:r w:rsidRPr="00501D54">
          <w:rPr>
            <w:rStyle w:val="a7"/>
            <w:noProof/>
          </w:rPr>
          <w:t>4.2.2</w:t>
        </w:r>
        <w:r w:rsidRPr="00501D54">
          <w:rPr>
            <w:rStyle w:val="a7"/>
            <w:rFonts w:hint="eastAsia"/>
            <w:noProof/>
          </w:rPr>
          <w:t>可编辑文本框</w:t>
        </w:r>
        <w:r w:rsidRPr="00501D54">
          <w:rPr>
            <w:rStyle w:val="a7"/>
            <w:noProof/>
          </w:rPr>
          <w:t>(EditBox)</w:t>
        </w:r>
        <w:r>
          <w:rPr>
            <w:noProof/>
            <w:webHidden/>
          </w:rPr>
          <w:tab/>
        </w:r>
        <w:r>
          <w:rPr>
            <w:noProof/>
            <w:webHidden/>
          </w:rPr>
          <w:fldChar w:fldCharType="begin"/>
        </w:r>
        <w:r>
          <w:rPr>
            <w:noProof/>
            <w:webHidden/>
          </w:rPr>
          <w:instrText xml:space="preserve"> PAGEREF _Toc449080444 \h </w:instrText>
        </w:r>
        <w:r>
          <w:rPr>
            <w:noProof/>
            <w:webHidden/>
          </w:rPr>
        </w:r>
        <w:r>
          <w:rPr>
            <w:noProof/>
            <w:webHidden/>
          </w:rPr>
          <w:fldChar w:fldCharType="separate"/>
        </w:r>
        <w:r>
          <w:rPr>
            <w:noProof/>
            <w:webHidden/>
          </w:rPr>
          <w:t>16</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5" w:history="1">
        <w:r w:rsidRPr="00501D54">
          <w:rPr>
            <w:rStyle w:val="a7"/>
            <w:noProof/>
          </w:rPr>
          <w:t>4.2.3</w:t>
        </w:r>
        <w:r w:rsidRPr="00501D54">
          <w:rPr>
            <w:rStyle w:val="a7"/>
            <w:rFonts w:hint="eastAsia"/>
            <w:noProof/>
          </w:rPr>
          <w:t>按钮</w:t>
        </w:r>
        <w:r w:rsidRPr="00501D54">
          <w:rPr>
            <w:rStyle w:val="a7"/>
            <w:noProof/>
          </w:rPr>
          <w:t>(Button)</w:t>
        </w:r>
        <w:r>
          <w:rPr>
            <w:noProof/>
            <w:webHidden/>
          </w:rPr>
          <w:tab/>
        </w:r>
        <w:r>
          <w:rPr>
            <w:noProof/>
            <w:webHidden/>
          </w:rPr>
          <w:fldChar w:fldCharType="begin"/>
        </w:r>
        <w:r>
          <w:rPr>
            <w:noProof/>
            <w:webHidden/>
          </w:rPr>
          <w:instrText xml:space="preserve"> PAGEREF _Toc449080445 \h </w:instrText>
        </w:r>
        <w:r>
          <w:rPr>
            <w:noProof/>
            <w:webHidden/>
          </w:rPr>
        </w:r>
        <w:r>
          <w:rPr>
            <w:noProof/>
            <w:webHidden/>
          </w:rPr>
          <w:fldChar w:fldCharType="separate"/>
        </w:r>
        <w:r>
          <w:rPr>
            <w:noProof/>
            <w:webHidden/>
          </w:rPr>
          <w:t>18</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6" w:history="1">
        <w:r w:rsidRPr="00501D54">
          <w:rPr>
            <w:rStyle w:val="a7"/>
            <w:noProof/>
          </w:rPr>
          <w:t>4.2.4</w:t>
        </w:r>
        <w:r w:rsidRPr="00501D54">
          <w:rPr>
            <w:rStyle w:val="a7"/>
            <w:rFonts w:hint="eastAsia"/>
            <w:noProof/>
          </w:rPr>
          <w:t>图片（</w:t>
        </w:r>
        <w:r w:rsidRPr="00501D54">
          <w:rPr>
            <w:rStyle w:val="a7"/>
            <w:noProof/>
          </w:rPr>
          <w:t>PictureBox</w:t>
        </w:r>
        <w:r w:rsidRPr="00501D54">
          <w:rPr>
            <w:rStyle w:val="a7"/>
            <w:rFonts w:hint="eastAsia"/>
            <w:noProof/>
          </w:rPr>
          <w:t>）</w:t>
        </w:r>
        <w:r>
          <w:rPr>
            <w:noProof/>
            <w:webHidden/>
          </w:rPr>
          <w:tab/>
        </w:r>
        <w:r>
          <w:rPr>
            <w:noProof/>
            <w:webHidden/>
          </w:rPr>
          <w:fldChar w:fldCharType="begin"/>
        </w:r>
        <w:r>
          <w:rPr>
            <w:noProof/>
            <w:webHidden/>
          </w:rPr>
          <w:instrText xml:space="preserve"> PAGEREF _Toc449080446 \h </w:instrText>
        </w:r>
        <w:r>
          <w:rPr>
            <w:noProof/>
            <w:webHidden/>
          </w:rPr>
        </w:r>
        <w:r>
          <w:rPr>
            <w:noProof/>
            <w:webHidden/>
          </w:rPr>
          <w:fldChar w:fldCharType="separate"/>
        </w:r>
        <w:r>
          <w:rPr>
            <w:noProof/>
            <w:webHidden/>
          </w:rPr>
          <w:t>19</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7" w:history="1">
        <w:r w:rsidRPr="00501D54">
          <w:rPr>
            <w:rStyle w:val="a7"/>
            <w:noProof/>
          </w:rPr>
          <w:t>4.2.5</w:t>
        </w:r>
        <w:r w:rsidRPr="00501D54">
          <w:rPr>
            <w:rStyle w:val="a7"/>
            <w:rFonts w:hint="eastAsia"/>
            <w:noProof/>
          </w:rPr>
          <w:t>菜单列表</w:t>
        </w:r>
        <w:r w:rsidRPr="00501D54">
          <w:rPr>
            <w:rStyle w:val="a7"/>
            <w:noProof/>
          </w:rPr>
          <w:t>(MenuList)</w:t>
        </w:r>
        <w:r>
          <w:rPr>
            <w:noProof/>
            <w:webHidden/>
          </w:rPr>
          <w:tab/>
        </w:r>
        <w:r>
          <w:rPr>
            <w:noProof/>
            <w:webHidden/>
          </w:rPr>
          <w:fldChar w:fldCharType="begin"/>
        </w:r>
        <w:r>
          <w:rPr>
            <w:noProof/>
            <w:webHidden/>
          </w:rPr>
          <w:instrText xml:space="preserve"> PAGEREF _Toc449080447 \h </w:instrText>
        </w:r>
        <w:r>
          <w:rPr>
            <w:noProof/>
            <w:webHidden/>
          </w:rPr>
        </w:r>
        <w:r>
          <w:rPr>
            <w:noProof/>
            <w:webHidden/>
          </w:rPr>
          <w:fldChar w:fldCharType="separate"/>
        </w:r>
        <w:r>
          <w:rPr>
            <w:noProof/>
            <w:webHidden/>
          </w:rPr>
          <w:t>19</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8" w:history="1">
        <w:r w:rsidRPr="00501D54">
          <w:rPr>
            <w:rStyle w:val="a7"/>
            <w:noProof/>
          </w:rPr>
          <w:t>4.2.6</w:t>
        </w:r>
        <w:r w:rsidRPr="00501D54">
          <w:rPr>
            <w:rStyle w:val="a7"/>
            <w:rFonts w:hint="eastAsia"/>
            <w:noProof/>
          </w:rPr>
          <w:t>签名板（</w:t>
        </w:r>
        <w:r w:rsidRPr="00501D54">
          <w:rPr>
            <w:rStyle w:val="a7"/>
            <w:noProof/>
          </w:rPr>
          <w:t>SignatureBoard)</w:t>
        </w:r>
        <w:r>
          <w:rPr>
            <w:noProof/>
            <w:webHidden/>
          </w:rPr>
          <w:tab/>
        </w:r>
        <w:r>
          <w:rPr>
            <w:noProof/>
            <w:webHidden/>
          </w:rPr>
          <w:fldChar w:fldCharType="begin"/>
        </w:r>
        <w:r>
          <w:rPr>
            <w:noProof/>
            <w:webHidden/>
          </w:rPr>
          <w:instrText xml:space="preserve"> PAGEREF _Toc449080448 \h </w:instrText>
        </w:r>
        <w:r>
          <w:rPr>
            <w:noProof/>
            <w:webHidden/>
          </w:rPr>
        </w:r>
        <w:r>
          <w:rPr>
            <w:noProof/>
            <w:webHidden/>
          </w:rPr>
          <w:fldChar w:fldCharType="separate"/>
        </w:r>
        <w:r>
          <w:rPr>
            <w:noProof/>
            <w:webHidden/>
          </w:rPr>
          <w:t>21</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49" w:history="1">
        <w:r w:rsidRPr="00501D54">
          <w:rPr>
            <w:rStyle w:val="a7"/>
            <w:noProof/>
          </w:rPr>
          <w:t>4.2.7</w:t>
        </w:r>
        <w:r w:rsidRPr="00501D54">
          <w:rPr>
            <w:rStyle w:val="a7"/>
            <w:rFonts w:hint="eastAsia"/>
            <w:noProof/>
          </w:rPr>
          <w:t>跑马灯（</w:t>
        </w:r>
        <w:r w:rsidRPr="00501D54">
          <w:rPr>
            <w:rStyle w:val="a7"/>
            <w:rFonts w:ascii="Calibri" w:hAnsi="Calibri" w:cs="Calibri"/>
            <w:noProof/>
          </w:rPr>
          <w:t>Marquee</w:t>
        </w:r>
        <w:r w:rsidRPr="00501D54">
          <w:rPr>
            <w:rStyle w:val="a7"/>
            <w:rFonts w:hint="eastAsia"/>
            <w:noProof/>
          </w:rPr>
          <w:t>）</w:t>
        </w:r>
        <w:r>
          <w:rPr>
            <w:noProof/>
            <w:webHidden/>
          </w:rPr>
          <w:tab/>
        </w:r>
        <w:r>
          <w:rPr>
            <w:noProof/>
            <w:webHidden/>
          </w:rPr>
          <w:fldChar w:fldCharType="begin"/>
        </w:r>
        <w:r>
          <w:rPr>
            <w:noProof/>
            <w:webHidden/>
          </w:rPr>
          <w:instrText xml:space="preserve"> PAGEREF _Toc449080449 \h </w:instrText>
        </w:r>
        <w:r>
          <w:rPr>
            <w:noProof/>
            <w:webHidden/>
          </w:rPr>
        </w:r>
        <w:r>
          <w:rPr>
            <w:noProof/>
            <w:webHidden/>
          </w:rPr>
          <w:fldChar w:fldCharType="separate"/>
        </w:r>
        <w:r>
          <w:rPr>
            <w:noProof/>
            <w:webHidden/>
          </w:rPr>
          <w:t>22</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50" w:history="1">
        <w:r w:rsidRPr="00501D54">
          <w:rPr>
            <w:rStyle w:val="a7"/>
            <w:noProof/>
          </w:rPr>
          <w:t>4.2.8</w:t>
        </w:r>
        <w:r w:rsidRPr="00501D54">
          <w:rPr>
            <w:rStyle w:val="a7"/>
            <w:rFonts w:hint="eastAsia"/>
            <w:noProof/>
          </w:rPr>
          <w:t>复选框（</w:t>
        </w:r>
        <w:r w:rsidRPr="00501D54">
          <w:rPr>
            <w:rStyle w:val="a7"/>
            <w:rFonts w:ascii="Calibri" w:hAnsi="Calibri" w:cs="Calibri"/>
            <w:noProof/>
          </w:rPr>
          <w:t>CheckBox</w:t>
        </w:r>
        <w:r w:rsidRPr="00501D54">
          <w:rPr>
            <w:rStyle w:val="a7"/>
            <w:rFonts w:hint="eastAsia"/>
            <w:noProof/>
          </w:rPr>
          <w:t>）</w:t>
        </w:r>
        <w:r>
          <w:rPr>
            <w:noProof/>
            <w:webHidden/>
          </w:rPr>
          <w:tab/>
        </w:r>
        <w:r>
          <w:rPr>
            <w:noProof/>
            <w:webHidden/>
          </w:rPr>
          <w:fldChar w:fldCharType="begin"/>
        </w:r>
        <w:r>
          <w:rPr>
            <w:noProof/>
            <w:webHidden/>
          </w:rPr>
          <w:instrText xml:space="preserve"> PAGEREF _Toc449080450 \h </w:instrText>
        </w:r>
        <w:r>
          <w:rPr>
            <w:noProof/>
            <w:webHidden/>
          </w:rPr>
        </w:r>
        <w:r>
          <w:rPr>
            <w:noProof/>
            <w:webHidden/>
          </w:rPr>
          <w:fldChar w:fldCharType="separate"/>
        </w:r>
        <w:r>
          <w:rPr>
            <w:noProof/>
            <w:webHidden/>
          </w:rPr>
          <w:t>22</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51" w:history="1">
        <w:r w:rsidRPr="00501D54">
          <w:rPr>
            <w:rStyle w:val="a7"/>
            <w:noProof/>
          </w:rPr>
          <w:t>4.2.9</w:t>
        </w:r>
        <w:r w:rsidRPr="00501D54">
          <w:rPr>
            <w:rStyle w:val="a7"/>
            <w:rFonts w:hint="eastAsia"/>
            <w:noProof/>
          </w:rPr>
          <w:t>单选框（</w:t>
        </w:r>
        <w:r w:rsidRPr="00501D54">
          <w:rPr>
            <w:rStyle w:val="a7"/>
            <w:rFonts w:ascii="Calibri" w:hAnsi="Calibri" w:cs="Calibri"/>
            <w:noProof/>
          </w:rPr>
          <w:t>RadioButton</w:t>
        </w:r>
        <w:r w:rsidRPr="00501D54">
          <w:rPr>
            <w:rStyle w:val="a7"/>
            <w:rFonts w:hint="eastAsia"/>
            <w:noProof/>
          </w:rPr>
          <w:t>）</w:t>
        </w:r>
        <w:r>
          <w:rPr>
            <w:noProof/>
            <w:webHidden/>
          </w:rPr>
          <w:tab/>
        </w:r>
        <w:r>
          <w:rPr>
            <w:noProof/>
            <w:webHidden/>
          </w:rPr>
          <w:fldChar w:fldCharType="begin"/>
        </w:r>
        <w:r>
          <w:rPr>
            <w:noProof/>
            <w:webHidden/>
          </w:rPr>
          <w:instrText xml:space="preserve"> PAGEREF _Toc449080451 \h </w:instrText>
        </w:r>
        <w:r>
          <w:rPr>
            <w:noProof/>
            <w:webHidden/>
          </w:rPr>
        </w:r>
        <w:r>
          <w:rPr>
            <w:noProof/>
            <w:webHidden/>
          </w:rPr>
          <w:fldChar w:fldCharType="separate"/>
        </w:r>
        <w:r>
          <w:rPr>
            <w:noProof/>
            <w:webHidden/>
          </w:rPr>
          <w:t>23</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52" w:history="1">
        <w:r w:rsidRPr="00501D54">
          <w:rPr>
            <w:rStyle w:val="a7"/>
            <w:noProof/>
          </w:rPr>
          <w:t>4.2.10</w:t>
        </w:r>
        <w:r w:rsidRPr="00501D54">
          <w:rPr>
            <w:rStyle w:val="a7"/>
            <w:rFonts w:hint="eastAsia"/>
            <w:noProof/>
          </w:rPr>
          <w:t>进度条（</w:t>
        </w:r>
        <w:r w:rsidRPr="00501D54">
          <w:rPr>
            <w:rStyle w:val="a7"/>
            <w:rFonts w:ascii="Calibri" w:hAnsi="Calibri" w:cs="Calibri"/>
            <w:noProof/>
          </w:rPr>
          <w:t>ProcessBar</w:t>
        </w:r>
        <w:r w:rsidRPr="00501D54">
          <w:rPr>
            <w:rStyle w:val="a7"/>
            <w:rFonts w:hint="eastAsia"/>
            <w:noProof/>
          </w:rPr>
          <w:t>）</w:t>
        </w:r>
        <w:r>
          <w:rPr>
            <w:noProof/>
            <w:webHidden/>
          </w:rPr>
          <w:tab/>
        </w:r>
        <w:r>
          <w:rPr>
            <w:noProof/>
            <w:webHidden/>
          </w:rPr>
          <w:fldChar w:fldCharType="begin"/>
        </w:r>
        <w:r>
          <w:rPr>
            <w:noProof/>
            <w:webHidden/>
          </w:rPr>
          <w:instrText xml:space="preserve"> PAGEREF _Toc449080452 \h </w:instrText>
        </w:r>
        <w:r>
          <w:rPr>
            <w:noProof/>
            <w:webHidden/>
          </w:rPr>
        </w:r>
        <w:r>
          <w:rPr>
            <w:noProof/>
            <w:webHidden/>
          </w:rPr>
          <w:fldChar w:fldCharType="separate"/>
        </w:r>
        <w:r>
          <w:rPr>
            <w:noProof/>
            <w:webHidden/>
          </w:rPr>
          <w:t>24</w:t>
        </w:r>
        <w:r>
          <w:rPr>
            <w:noProof/>
            <w:webHidden/>
          </w:rPr>
          <w:fldChar w:fldCharType="end"/>
        </w:r>
      </w:hyperlink>
    </w:p>
    <w:p w:rsidR="00FE3CF5" w:rsidRDefault="00FE3CF5">
      <w:pPr>
        <w:pStyle w:val="30"/>
        <w:tabs>
          <w:tab w:val="right" w:leader="dot" w:pos="8302"/>
        </w:tabs>
        <w:rPr>
          <w:rFonts w:asciiTheme="minorHAnsi" w:eastAsiaTheme="minorEastAsia" w:hAnsiTheme="minorHAnsi" w:cstheme="minorBidi"/>
          <w:i w:val="0"/>
          <w:iCs w:val="0"/>
          <w:noProof/>
          <w:sz w:val="21"/>
          <w:szCs w:val="22"/>
        </w:rPr>
      </w:pPr>
      <w:hyperlink w:anchor="_Toc449080453" w:history="1">
        <w:r w:rsidRPr="00501D54">
          <w:rPr>
            <w:rStyle w:val="a7"/>
            <w:noProof/>
          </w:rPr>
          <w:t>4.2.11</w:t>
        </w:r>
        <w:r w:rsidRPr="00501D54">
          <w:rPr>
            <w:rStyle w:val="a7"/>
            <w:rFonts w:hint="eastAsia"/>
            <w:noProof/>
          </w:rPr>
          <w:t>网格（</w:t>
        </w:r>
        <w:r w:rsidRPr="00501D54">
          <w:rPr>
            <w:rStyle w:val="a7"/>
            <w:rFonts w:ascii="Calibri" w:hAnsi="Calibri" w:cs="Calibri"/>
            <w:noProof/>
          </w:rPr>
          <w:t>GridView</w:t>
        </w:r>
        <w:r w:rsidRPr="00501D54">
          <w:rPr>
            <w:rStyle w:val="a7"/>
            <w:rFonts w:hint="eastAsia"/>
            <w:noProof/>
          </w:rPr>
          <w:t>）</w:t>
        </w:r>
        <w:r>
          <w:rPr>
            <w:noProof/>
            <w:webHidden/>
          </w:rPr>
          <w:tab/>
        </w:r>
        <w:r>
          <w:rPr>
            <w:noProof/>
            <w:webHidden/>
          </w:rPr>
          <w:fldChar w:fldCharType="begin"/>
        </w:r>
        <w:r>
          <w:rPr>
            <w:noProof/>
            <w:webHidden/>
          </w:rPr>
          <w:instrText xml:space="preserve"> PAGEREF _Toc449080453 \h </w:instrText>
        </w:r>
        <w:r>
          <w:rPr>
            <w:noProof/>
            <w:webHidden/>
          </w:rPr>
        </w:r>
        <w:r>
          <w:rPr>
            <w:noProof/>
            <w:webHidden/>
          </w:rPr>
          <w:fldChar w:fldCharType="separate"/>
        </w:r>
        <w:r>
          <w:rPr>
            <w:noProof/>
            <w:webHidden/>
          </w:rPr>
          <w:t>24</w:t>
        </w:r>
        <w:r>
          <w:rPr>
            <w:noProof/>
            <w:webHidden/>
          </w:rPr>
          <w:fldChar w:fldCharType="end"/>
        </w:r>
      </w:hyperlink>
    </w:p>
    <w:p w:rsidR="00FE3CF5" w:rsidRDefault="00FE3CF5">
      <w:pPr>
        <w:pStyle w:val="10"/>
        <w:tabs>
          <w:tab w:val="right" w:leader="dot" w:pos="8302"/>
        </w:tabs>
        <w:rPr>
          <w:rFonts w:asciiTheme="minorHAnsi" w:eastAsiaTheme="minorEastAsia" w:hAnsiTheme="minorHAnsi" w:cstheme="minorBidi"/>
          <w:b w:val="0"/>
          <w:bCs w:val="0"/>
          <w:caps w:val="0"/>
          <w:noProof/>
          <w:sz w:val="21"/>
          <w:szCs w:val="22"/>
        </w:rPr>
      </w:pPr>
      <w:hyperlink w:anchor="_Toc449080454" w:history="1">
        <w:r w:rsidRPr="00501D54">
          <w:rPr>
            <w:rStyle w:val="a7"/>
            <w:rFonts w:ascii="宋体" w:hAnsi="宋体"/>
            <w:noProof/>
          </w:rPr>
          <w:t>5 UI</w:t>
        </w:r>
        <w:r w:rsidRPr="00501D54">
          <w:rPr>
            <w:rStyle w:val="a7"/>
            <w:rFonts w:ascii="宋体" w:hAnsi="宋体" w:hint="eastAsia"/>
            <w:noProof/>
          </w:rPr>
          <w:t>库</w:t>
        </w:r>
        <w:r w:rsidRPr="00501D54">
          <w:rPr>
            <w:rStyle w:val="a7"/>
            <w:rFonts w:ascii="宋体" w:hAnsi="宋体"/>
            <w:noProof/>
          </w:rPr>
          <w:t>API</w:t>
        </w:r>
        <w:r w:rsidRPr="00501D54">
          <w:rPr>
            <w:rStyle w:val="a7"/>
            <w:rFonts w:ascii="宋体" w:hAnsi="宋体" w:hint="eastAsia"/>
            <w:noProof/>
          </w:rPr>
          <w:t>接口定义</w:t>
        </w:r>
        <w:r>
          <w:rPr>
            <w:noProof/>
            <w:webHidden/>
          </w:rPr>
          <w:tab/>
        </w:r>
        <w:r>
          <w:rPr>
            <w:noProof/>
            <w:webHidden/>
          </w:rPr>
          <w:fldChar w:fldCharType="begin"/>
        </w:r>
        <w:r>
          <w:rPr>
            <w:noProof/>
            <w:webHidden/>
          </w:rPr>
          <w:instrText xml:space="preserve"> PAGEREF _Toc449080454 \h </w:instrText>
        </w:r>
        <w:r>
          <w:rPr>
            <w:noProof/>
            <w:webHidden/>
          </w:rPr>
        </w:r>
        <w:r>
          <w:rPr>
            <w:noProof/>
            <w:webHidden/>
          </w:rPr>
          <w:fldChar w:fldCharType="separate"/>
        </w:r>
        <w:r>
          <w:rPr>
            <w:noProof/>
            <w:webHidden/>
          </w:rPr>
          <w:t>26</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55" w:history="1">
        <w:r w:rsidRPr="00501D54">
          <w:rPr>
            <w:rStyle w:val="a7"/>
            <w:rFonts w:cs="黑体"/>
            <w:noProof/>
            <w:kern w:val="0"/>
          </w:rPr>
          <w:t>5.1UI</w:t>
        </w:r>
        <w:r w:rsidRPr="00501D54">
          <w:rPr>
            <w:rStyle w:val="a7"/>
            <w:rFonts w:cs="黑体" w:hint="eastAsia"/>
            <w:noProof/>
            <w:kern w:val="0"/>
          </w:rPr>
          <w:t>初始化</w:t>
        </w:r>
        <w:r>
          <w:rPr>
            <w:noProof/>
            <w:webHidden/>
          </w:rPr>
          <w:tab/>
        </w:r>
        <w:r>
          <w:rPr>
            <w:noProof/>
            <w:webHidden/>
          </w:rPr>
          <w:fldChar w:fldCharType="begin"/>
        </w:r>
        <w:r>
          <w:rPr>
            <w:noProof/>
            <w:webHidden/>
          </w:rPr>
          <w:instrText xml:space="preserve"> PAGEREF _Toc449080455 \h </w:instrText>
        </w:r>
        <w:r>
          <w:rPr>
            <w:noProof/>
            <w:webHidden/>
          </w:rPr>
        </w:r>
        <w:r>
          <w:rPr>
            <w:noProof/>
            <w:webHidden/>
          </w:rPr>
          <w:fldChar w:fldCharType="separate"/>
        </w:r>
        <w:r>
          <w:rPr>
            <w:noProof/>
            <w:webHidden/>
          </w:rPr>
          <w:t>27</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56" w:history="1">
        <w:r w:rsidRPr="00501D54">
          <w:rPr>
            <w:rStyle w:val="a7"/>
            <w:rFonts w:cs="黑体"/>
            <w:noProof/>
            <w:kern w:val="0"/>
          </w:rPr>
          <w:t>5.2</w:t>
        </w:r>
        <w:r w:rsidRPr="00501D54">
          <w:rPr>
            <w:rStyle w:val="a7"/>
            <w:rFonts w:cs="黑体" w:hint="eastAsia"/>
            <w:noProof/>
            <w:kern w:val="0"/>
          </w:rPr>
          <w:t>加载页面</w:t>
        </w:r>
        <w:r>
          <w:rPr>
            <w:noProof/>
            <w:webHidden/>
          </w:rPr>
          <w:tab/>
        </w:r>
        <w:r>
          <w:rPr>
            <w:noProof/>
            <w:webHidden/>
          </w:rPr>
          <w:fldChar w:fldCharType="begin"/>
        </w:r>
        <w:r>
          <w:rPr>
            <w:noProof/>
            <w:webHidden/>
          </w:rPr>
          <w:instrText xml:space="preserve"> PAGEREF _Toc449080456 \h </w:instrText>
        </w:r>
        <w:r>
          <w:rPr>
            <w:noProof/>
            <w:webHidden/>
          </w:rPr>
        </w:r>
        <w:r>
          <w:rPr>
            <w:noProof/>
            <w:webHidden/>
          </w:rPr>
          <w:fldChar w:fldCharType="separate"/>
        </w:r>
        <w:r>
          <w:rPr>
            <w:noProof/>
            <w:webHidden/>
          </w:rPr>
          <w:t>27</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57" w:history="1">
        <w:r w:rsidRPr="00501D54">
          <w:rPr>
            <w:rStyle w:val="a7"/>
            <w:rFonts w:cs="黑体"/>
            <w:noProof/>
            <w:kern w:val="0"/>
          </w:rPr>
          <w:t>5.3</w:t>
        </w:r>
        <w:r w:rsidRPr="00501D54">
          <w:rPr>
            <w:rStyle w:val="a7"/>
            <w:rFonts w:cs="黑体" w:hint="eastAsia"/>
            <w:noProof/>
            <w:kern w:val="0"/>
          </w:rPr>
          <w:t>设置页面元素属性</w:t>
        </w:r>
        <w:r>
          <w:rPr>
            <w:noProof/>
            <w:webHidden/>
          </w:rPr>
          <w:tab/>
        </w:r>
        <w:r>
          <w:rPr>
            <w:noProof/>
            <w:webHidden/>
          </w:rPr>
          <w:fldChar w:fldCharType="begin"/>
        </w:r>
        <w:r>
          <w:rPr>
            <w:noProof/>
            <w:webHidden/>
          </w:rPr>
          <w:instrText xml:space="preserve"> PAGEREF _Toc449080457 \h </w:instrText>
        </w:r>
        <w:r>
          <w:rPr>
            <w:noProof/>
            <w:webHidden/>
          </w:rPr>
        </w:r>
        <w:r>
          <w:rPr>
            <w:noProof/>
            <w:webHidden/>
          </w:rPr>
          <w:fldChar w:fldCharType="separate"/>
        </w:r>
        <w:r>
          <w:rPr>
            <w:noProof/>
            <w:webHidden/>
          </w:rPr>
          <w:t>28</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58" w:history="1">
        <w:r w:rsidRPr="00501D54">
          <w:rPr>
            <w:rStyle w:val="a7"/>
            <w:rFonts w:cs="黑体"/>
            <w:noProof/>
            <w:kern w:val="0"/>
          </w:rPr>
          <w:t>5.4</w:t>
        </w:r>
        <w:r w:rsidRPr="00501D54">
          <w:rPr>
            <w:rStyle w:val="a7"/>
            <w:rFonts w:cs="黑体" w:hint="eastAsia"/>
            <w:noProof/>
            <w:kern w:val="0"/>
          </w:rPr>
          <w:t>获取页面元素属性</w:t>
        </w:r>
        <w:r>
          <w:rPr>
            <w:noProof/>
            <w:webHidden/>
          </w:rPr>
          <w:tab/>
        </w:r>
        <w:r>
          <w:rPr>
            <w:noProof/>
            <w:webHidden/>
          </w:rPr>
          <w:fldChar w:fldCharType="begin"/>
        </w:r>
        <w:r>
          <w:rPr>
            <w:noProof/>
            <w:webHidden/>
          </w:rPr>
          <w:instrText xml:space="preserve"> PAGEREF _Toc449080458 \h </w:instrText>
        </w:r>
        <w:r>
          <w:rPr>
            <w:noProof/>
            <w:webHidden/>
          </w:rPr>
        </w:r>
        <w:r>
          <w:rPr>
            <w:noProof/>
            <w:webHidden/>
          </w:rPr>
          <w:fldChar w:fldCharType="separate"/>
        </w:r>
        <w:r>
          <w:rPr>
            <w:noProof/>
            <w:webHidden/>
          </w:rPr>
          <w:t>28</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59" w:history="1">
        <w:r w:rsidRPr="00501D54">
          <w:rPr>
            <w:rStyle w:val="a7"/>
            <w:rFonts w:cs="黑体"/>
            <w:noProof/>
            <w:kern w:val="0"/>
          </w:rPr>
          <w:t>5.5</w:t>
        </w:r>
        <w:r w:rsidRPr="00501D54">
          <w:rPr>
            <w:rStyle w:val="a7"/>
            <w:rFonts w:cs="黑体" w:hint="eastAsia"/>
            <w:noProof/>
            <w:kern w:val="0"/>
          </w:rPr>
          <w:t>获取当前页的某个行为</w:t>
        </w:r>
        <w:r>
          <w:rPr>
            <w:noProof/>
            <w:webHidden/>
          </w:rPr>
          <w:tab/>
        </w:r>
        <w:r>
          <w:rPr>
            <w:noProof/>
            <w:webHidden/>
          </w:rPr>
          <w:fldChar w:fldCharType="begin"/>
        </w:r>
        <w:r>
          <w:rPr>
            <w:noProof/>
            <w:webHidden/>
          </w:rPr>
          <w:instrText xml:space="preserve"> PAGEREF _Toc449080459 \h </w:instrText>
        </w:r>
        <w:r>
          <w:rPr>
            <w:noProof/>
            <w:webHidden/>
          </w:rPr>
        </w:r>
        <w:r>
          <w:rPr>
            <w:noProof/>
            <w:webHidden/>
          </w:rPr>
          <w:fldChar w:fldCharType="separate"/>
        </w:r>
        <w:r>
          <w:rPr>
            <w:noProof/>
            <w:webHidden/>
          </w:rPr>
          <w:t>29</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60" w:history="1">
        <w:r w:rsidRPr="00501D54">
          <w:rPr>
            <w:rStyle w:val="a7"/>
            <w:rFonts w:cs="黑体"/>
            <w:noProof/>
            <w:kern w:val="0"/>
          </w:rPr>
          <w:t>5.6</w:t>
        </w:r>
        <w:r w:rsidRPr="00501D54">
          <w:rPr>
            <w:rStyle w:val="a7"/>
            <w:rFonts w:cs="黑体" w:hint="eastAsia"/>
            <w:noProof/>
            <w:kern w:val="0"/>
          </w:rPr>
          <w:t>显示页面并获取页面事件结果</w:t>
        </w:r>
        <w:r>
          <w:rPr>
            <w:noProof/>
            <w:webHidden/>
          </w:rPr>
          <w:tab/>
        </w:r>
        <w:r>
          <w:rPr>
            <w:noProof/>
            <w:webHidden/>
          </w:rPr>
          <w:fldChar w:fldCharType="begin"/>
        </w:r>
        <w:r>
          <w:rPr>
            <w:noProof/>
            <w:webHidden/>
          </w:rPr>
          <w:instrText xml:space="preserve"> PAGEREF _Toc449080460 \h </w:instrText>
        </w:r>
        <w:r>
          <w:rPr>
            <w:noProof/>
            <w:webHidden/>
          </w:rPr>
        </w:r>
        <w:r>
          <w:rPr>
            <w:noProof/>
            <w:webHidden/>
          </w:rPr>
          <w:fldChar w:fldCharType="separate"/>
        </w:r>
        <w:r>
          <w:rPr>
            <w:noProof/>
            <w:webHidden/>
          </w:rPr>
          <w:t>30</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61" w:history="1">
        <w:r w:rsidRPr="00501D54">
          <w:rPr>
            <w:rStyle w:val="a7"/>
            <w:rFonts w:cs="黑体"/>
            <w:noProof/>
            <w:kern w:val="0"/>
          </w:rPr>
          <w:t>5.7</w:t>
        </w:r>
        <w:r w:rsidRPr="00501D54">
          <w:rPr>
            <w:rStyle w:val="a7"/>
            <w:rFonts w:cs="黑体" w:hint="eastAsia"/>
            <w:noProof/>
            <w:kern w:val="0"/>
          </w:rPr>
          <w:t>卸载页</w:t>
        </w:r>
        <w:r>
          <w:rPr>
            <w:noProof/>
            <w:webHidden/>
          </w:rPr>
          <w:tab/>
        </w:r>
        <w:r>
          <w:rPr>
            <w:noProof/>
            <w:webHidden/>
          </w:rPr>
          <w:fldChar w:fldCharType="begin"/>
        </w:r>
        <w:r>
          <w:rPr>
            <w:noProof/>
            <w:webHidden/>
          </w:rPr>
          <w:instrText xml:space="preserve"> PAGEREF _Toc449080461 \h </w:instrText>
        </w:r>
        <w:r>
          <w:rPr>
            <w:noProof/>
            <w:webHidden/>
          </w:rPr>
        </w:r>
        <w:r>
          <w:rPr>
            <w:noProof/>
            <w:webHidden/>
          </w:rPr>
          <w:fldChar w:fldCharType="separate"/>
        </w:r>
        <w:r>
          <w:rPr>
            <w:noProof/>
            <w:webHidden/>
          </w:rPr>
          <w:t>31</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62" w:history="1">
        <w:r w:rsidRPr="00501D54">
          <w:rPr>
            <w:rStyle w:val="a7"/>
            <w:rFonts w:cs="黑体"/>
            <w:noProof/>
            <w:kern w:val="0"/>
          </w:rPr>
          <w:t>5.8</w:t>
        </w:r>
        <w:r w:rsidRPr="00501D54">
          <w:rPr>
            <w:rStyle w:val="a7"/>
            <w:rFonts w:cs="黑体" w:hint="eastAsia"/>
            <w:noProof/>
            <w:kern w:val="0"/>
          </w:rPr>
          <w:t>释放页面资源</w:t>
        </w:r>
        <w:r>
          <w:rPr>
            <w:noProof/>
            <w:webHidden/>
          </w:rPr>
          <w:tab/>
        </w:r>
        <w:r>
          <w:rPr>
            <w:noProof/>
            <w:webHidden/>
          </w:rPr>
          <w:fldChar w:fldCharType="begin"/>
        </w:r>
        <w:r>
          <w:rPr>
            <w:noProof/>
            <w:webHidden/>
          </w:rPr>
          <w:instrText xml:space="preserve"> PAGEREF _Toc449080462 \h </w:instrText>
        </w:r>
        <w:r>
          <w:rPr>
            <w:noProof/>
            <w:webHidden/>
          </w:rPr>
        </w:r>
        <w:r>
          <w:rPr>
            <w:noProof/>
            <w:webHidden/>
          </w:rPr>
          <w:fldChar w:fldCharType="separate"/>
        </w:r>
        <w:r>
          <w:rPr>
            <w:noProof/>
            <w:webHidden/>
          </w:rPr>
          <w:t>32</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63" w:history="1">
        <w:r w:rsidRPr="00501D54">
          <w:rPr>
            <w:rStyle w:val="a7"/>
            <w:rFonts w:cs="黑体"/>
            <w:noProof/>
            <w:kern w:val="0"/>
          </w:rPr>
          <w:t>5.9</w:t>
        </w:r>
        <w:r w:rsidRPr="00501D54">
          <w:rPr>
            <w:rStyle w:val="a7"/>
            <w:rFonts w:cs="黑体" w:hint="eastAsia"/>
            <w:noProof/>
            <w:kern w:val="0"/>
          </w:rPr>
          <w:t>挂起页面</w:t>
        </w:r>
        <w:r>
          <w:rPr>
            <w:noProof/>
            <w:webHidden/>
          </w:rPr>
          <w:tab/>
        </w:r>
        <w:r>
          <w:rPr>
            <w:noProof/>
            <w:webHidden/>
          </w:rPr>
          <w:fldChar w:fldCharType="begin"/>
        </w:r>
        <w:r>
          <w:rPr>
            <w:noProof/>
            <w:webHidden/>
          </w:rPr>
          <w:instrText xml:space="preserve"> PAGEREF _Toc449080463 \h </w:instrText>
        </w:r>
        <w:r>
          <w:rPr>
            <w:noProof/>
            <w:webHidden/>
          </w:rPr>
        </w:r>
        <w:r>
          <w:rPr>
            <w:noProof/>
            <w:webHidden/>
          </w:rPr>
          <w:fldChar w:fldCharType="separate"/>
        </w:r>
        <w:r>
          <w:rPr>
            <w:noProof/>
            <w:webHidden/>
          </w:rPr>
          <w:t>32</w:t>
        </w:r>
        <w:r>
          <w:rPr>
            <w:noProof/>
            <w:webHidden/>
          </w:rPr>
          <w:fldChar w:fldCharType="end"/>
        </w:r>
      </w:hyperlink>
    </w:p>
    <w:p w:rsidR="00FE3CF5" w:rsidRDefault="00FE3CF5">
      <w:pPr>
        <w:pStyle w:val="20"/>
        <w:tabs>
          <w:tab w:val="right" w:leader="dot" w:pos="8302"/>
        </w:tabs>
        <w:rPr>
          <w:rFonts w:asciiTheme="minorHAnsi" w:eastAsiaTheme="minorEastAsia" w:hAnsiTheme="minorHAnsi" w:cstheme="minorBidi"/>
          <w:smallCaps w:val="0"/>
          <w:noProof/>
          <w:sz w:val="21"/>
          <w:szCs w:val="22"/>
        </w:rPr>
      </w:pPr>
      <w:hyperlink w:anchor="_Toc449080464" w:history="1">
        <w:r w:rsidRPr="00501D54">
          <w:rPr>
            <w:rStyle w:val="a7"/>
            <w:rFonts w:cs="黑体"/>
            <w:noProof/>
            <w:kern w:val="0"/>
          </w:rPr>
          <w:t>5.10</w:t>
        </w:r>
        <w:r w:rsidRPr="00501D54">
          <w:rPr>
            <w:rStyle w:val="a7"/>
            <w:rFonts w:cs="黑体" w:hint="eastAsia"/>
            <w:noProof/>
            <w:kern w:val="0"/>
          </w:rPr>
          <w:t>唤醒页面</w:t>
        </w:r>
        <w:r>
          <w:rPr>
            <w:noProof/>
            <w:webHidden/>
          </w:rPr>
          <w:tab/>
        </w:r>
        <w:r>
          <w:rPr>
            <w:noProof/>
            <w:webHidden/>
          </w:rPr>
          <w:fldChar w:fldCharType="begin"/>
        </w:r>
        <w:r>
          <w:rPr>
            <w:noProof/>
            <w:webHidden/>
          </w:rPr>
          <w:instrText xml:space="preserve"> PAGEREF _Toc449080464 \h </w:instrText>
        </w:r>
        <w:r>
          <w:rPr>
            <w:noProof/>
            <w:webHidden/>
          </w:rPr>
        </w:r>
        <w:r>
          <w:rPr>
            <w:noProof/>
            <w:webHidden/>
          </w:rPr>
          <w:fldChar w:fldCharType="separate"/>
        </w:r>
        <w:r>
          <w:rPr>
            <w:noProof/>
            <w:webHidden/>
          </w:rPr>
          <w:t>32</w:t>
        </w:r>
        <w:r>
          <w:rPr>
            <w:noProof/>
            <w:webHidden/>
          </w:rPr>
          <w:fldChar w:fldCharType="end"/>
        </w:r>
      </w:hyperlink>
    </w:p>
    <w:p w:rsidR="00FE3CF5" w:rsidRDefault="00FE3CF5">
      <w:pPr>
        <w:pStyle w:val="10"/>
        <w:tabs>
          <w:tab w:val="right" w:leader="dot" w:pos="8302"/>
        </w:tabs>
        <w:rPr>
          <w:rFonts w:asciiTheme="minorHAnsi" w:eastAsiaTheme="minorEastAsia" w:hAnsiTheme="minorHAnsi" w:cstheme="minorBidi"/>
          <w:b w:val="0"/>
          <w:bCs w:val="0"/>
          <w:caps w:val="0"/>
          <w:noProof/>
          <w:sz w:val="21"/>
          <w:szCs w:val="22"/>
        </w:rPr>
      </w:pPr>
      <w:hyperlink w:anchor="_Toc449080465" w:history="1">
        <w:r w:rsidRPr="00501D54">
          <w:rPr>
            <w:rStyle w:val="a7"/>
            <w:rFonts w:ascii="宋体" w:hAnsi="宋体"/>
            <w:noProof/>
          </w:rPr>
          <w:t xml:space="preserve">6 </w:t>
        </w:r>
        <w:r w:rsidRPr="00501D54">
          <w:rPr>
            <w:rStyle w:val="a7"/>
            <w:rFonts w:ascii="宋体" w:hAnsi="宋体" w:hint="eastAsia"/>
            <w:noProof/>
          </w:rPr>
          <w:t>使用示例</w:t>
        </w:r>
        <w:r>
          <w:rPr>
            <w:noProof/>
            <w:webHidden/>
          </w:rPr>
          <w:tab/>
        </w:r>
        <w:r>
          <w:rPr>
            <w:noProof/>
            <w:webHidden/>
          </w:rPr>
          <w:fldChar w:fldCharType="begin"/>
        </w:r>
        <w:r>
          <w:rPr>
            <w:noProof/>
            <w:webHidden/>
          </w:rPr>
          <w:instrText xml:space="preserve"> PAGEREF _Toc449080465 \h </w:instrText>
        </w:r>
        <w:r>
          <w:rPr>
            <w:noProof/>
            <w:webHidden/>
          </w:rPr>
        </w:r>
        <w:r>
          <w:rPr>
            <w:noProof/>
            <w:webHidden/>
          </w:rPr>
          <w:fldChar w:fldCharType="separate"/>
        </w:r>
        <w:r>
          <w:rPr>
            <w:noProof/>
            <w:webHidden/>
          </w:rPr>
          <w:t>33</w:t>
        </w:r>
        <w:r>
          <w:rPr>
            <w:noProof/>
            <w:webHidden/>
          </w:rPr>
          <w:fldChar w:fldCharType="end"/>
        </w:r>
      </w:hyperlink>
    </w:p>
    <w:p w:rsidR="00FE3CF5" w:rsidRDefault="00FE3CF5">
      <w:pPr>
        <w:pStyle w:val="10"/>
        <w:tabs>
          <w:tab w:val="right" w:leader="dot" w:pos="8302"/>
        </w:tabs>
        <w:rPr>
          <w:rFonts w:asciiTheme="minorHAnsi" w:eastAsiaTheme="minorEastAsia" w:hAnsiTheme="minorHAnsi" w:cstheme="minorBidi"/>
          <w:b w:val="0"/>
          <w:bCs w:val="0"/>
          <w:caps w:val="0"/>
          <w:noProof/>
          <w:sz w:val="21"/>
          <w:szCs w:val="22"/>
        </w:rPr>
      </w:pPr>
      <w:hyperlink w:anchor="_Toc449080466" w:history="1">
        <w:r w:rsidRPr="00501D54">
          <w:rPr>
            <w:rStyle w:val="a7"/>
            <w:rFonts w:ascii="宋体" w:hAnsi="宋体"/>
            <w:noProof/>
          </w:rPr>
          <w:t xml:space="preserve">7 </w:t>
        </w:r>
        <w:r w:rsidRPr="00501D54">
          <w:rPr>
            <w:rStyle w:val="a7"/>
            <w:rFonts w:ascii="宋体" w:hAnsi="宋体" w:hint="eastAsia"/>
            <w:noProof/>
          </w:rPr>
          <w:t>设计案例</w:t>
        </w:r>
        <w:r>
          <w:rPr>
            <w:noProof/>
            <w:webHidden/>
          </w:rPr>
          <w:tab/>
        </w:r>
        <w:r>
          <w:rPr>
            <w:noProof/>
            <w:webHidden/>
          </w:rPr>
          <w:fldChar w:fldCharType="begin"/>
        </w:r>
        <w:r>
          <w:rPr>
            <w:noProof/>
            <w:webHidden/>
          </w:rPr>
          <w:instrText xml:space="preserve"> PAGEREF _Toc449080466 \h </w:instrText>
        </w:r>
        <w:r>
          <w:rPr>
            <w:noProof/>
            <w:webHidden/>
          </w:rPr>
        </w:r>
        <w:r>
          <w:rPr>
            <w:noProof/>
            <w:webHidden/>
          </w:rPr>
          <w:fldChar w:fldCharType="separate"/>
        </w:r>
        <w:r>
          <w:rPr>
            <w:noProof/>
            <w:webHidden/>
          </w:rPr>
          <w:t>35</w:t>
        </w:r>
        <w:r>
          <w:rPr>
            <w:noProof/>
            <w:webHidden/>
          </w:rPr>
          <w:fldChar w:fldCharType="end"/>
        </w:r>
      </w:hyperlink>
    </w:p>
    <w:p w:rsidR="00317F9D" w:rsidRDefault="00CA743B" w:rsidP="00A2232E">
      <w:r>
        <w:fldChar w:fldCharType="end"/>
      </w:r>
      <w:r w:rsidR="00317F9D">
        <w:br w:type="page"/>
      </w:r>
    </w:p>
    <w:p w:rsidR="00317F9D" w:rsidRPr="005349E6" w:rsidRDefault="00D91380" w:rsidP="005349E6">
      <w:pPr>
        <w:pStyle w:val="1"/>
        <w:numPr>
          <w:ilvl w:val="0"/>
          <w:numId w:val="0"/>
        </w:numPr>
        <w:jc w:val="center"/>
        <w:rPr>
          <w:rFonts w:ascii="宋体" w:hAnsi="宋体"/>
          <w:color w:val="4F81BD"/>
          <w:sz w:val="72"/>
          <w:szCs w:val="72"/>
        </w:rPr>
      </w:pPr>
      <w:bookmarkStart w:id="0" w:name="_Toc449080426"/>
      <w:r w:rsidRPr="005349E6">
        <w:rPr>
          <w:rFonts w:ascii="宋体" w:hAnsi="宋体" w:hint="eastAsia"/>
          <w:color w:val="4F81BD"/>
          <w:sz w:val="72"/>
          <w:szCs w:val="72"/>
        </w:rPr>
        <w:t xml:space="preserve">1 </w:t>
      </w:r>
      <w:r w:rsidR="00317F9D" w:rsidRPr="005349E6">
        <w:rPr>
          <w:rFonts w:ascii="宋体" w:hAnsi="宋体" w:hint="eastAsia"/>
          <w:color w:val="4F81BD"/>
          <w:sz w:val="72"/>
          <w:szCs w:val="72"/>
        </w:rPr>
        <w:t>概述</w:t>
      </w:r>
      <w:bookmarkEnd w:id="0"/>
    </w:p>
    <w:p w:rsidR="00317F9D" w:rsidRPr="00A54C2C" w:rsidRDefault="00317F9D" w:rsidP="00A54C2C">
      <w:pPr>
        <w:pStyle w:val="2"/>
        <w:widowControl/>
        <w:numPr>
          <w:ilvl w:val="1"/>
          <w:numId w:val="1"/>
        </w:numPr>
        <w:spacing w:before="400" w:after="400" w:line="240" w:lineRule="auto"/>
        <w:ind w:left="576"/>
        <w:jc w:val="left"/>
        <w:rPr>
          <w:rFonts w:eastAsia="宋体" w:cs="黑体"/>
          <w:b w:val="0"/>
          <w:color w:val="4F81BD"/>
          <w:kern w:val="0"/>
          <w:szCs w:val="26"/>
        </w:rPr>
      </w:pPr>
      <w:bookmarkStart w:id="1" w:name="_Toc449080427"/>
      <w:r w:rsidRPr="00A54C2C">
        <w:rPr>
          <w:rFonts w:eastAsia="宋体" w:cs="黑体" w:hint="eastAsia"/>
          <w:b w:val="0"/>
          <w:color w:val="4F81BD"/>
          <w:kern w:val="0"/>
          <w:szCs w:val="26"/>
        </w:rPr>
        <w:t>目的</w:t>
      </w:r>
      <w:bookmarkEnd w:id="1"/>
    </w:p>
    <w:p w:rsidR="005370EB" w:rsidRPr="00967E3E" w:rsidRDefault="005370EB" w:rsidP="00204087">
      <w:pPr>
        <w:ind w:firstLine="420"/>
        <w:rPr>
          <w:noProof/>
        </w:rPr>
      </w:pPr>
      <w:r w:rsidRPr="00967E3E">
        <w:rPr>
          <w:rFonts w:hint="eastAsia"/>
          <w:noProof/>
        </w:rPr>
        <w:t>本文档是为了</w:t>
      </w:r>
      <w:r w:rsidR="00C511E8">
        <w:rPr>
          <w:rFonts w:hint="eastAsia"/>
          <w:noProof/>
        </w:rPr>
        <w:t>介绍</w:t>
      </w:r>
      <w:r w:rsidR="00C511E8" w:rsidRPr="00430F30">
        <w:rPr>
          <w:rFonts w:hint="eastAsia"/>
          <w:noProof/>
        </w:rPr>
        <w:t>本</w:t>
      </w:r>
      <w:r w:rsidR="00C511E8" w:rsidRPr="00430F30">
        <w:rPr>
          <w:rFonts w:hint="eastAsia"/>
          <w:noProof/>
        </w:rPr>
        <w:t>UI</w:t>
      </w:r>
      <w:r w:rsidR="00C511E8">
        <w:rPr>
          <w:rFonts w:hint="eastAsia"/>
          <w:noProof/>
        </w:rPr>
        <w:t>的设计思路，使用方法</w:t>
      </w:r>
      <w:r w:rsidR="0022649B">
        <w:rPr>
          <w:rFonts w:hint="eastAsia"/>
          <w:noProof/>
        </w:rPr>
        <w:t>以及能</w:t>
      </w:r>
      <w:r w:rsidR="00C511E8">
        <w:rPr>
          <w:rFonts w:hint="eastAsia"/>
          <w:noProof/>
        </w:rPr>
        <w:t>够支持的界面效果。为有意向使用本</w:t>
      </w:r>
      <w:r w:rsidR="00C511E8">
        <w:rPr>
          <w:rFonts w:hint="eastAsia"/>
          <w:noProof/>
        </w:rPr>
        <w:t>UI</w:t>
      </w:r>
      <w:r w:rsidR="00C511E8">
        <w:rPr>
          <w:rFonts w:hint="eastAsia"/>
          <w:noProof/>
        </w:rPr>
        <w:t>的用户提供一个操作手册。</w:t>
      </w:r>
    </w:p>
    <w:p w:rsidR="008B2E9C" w:rsidRPr="00A54C2C" w:rsidRDefault="008B2E9C" w:rsidP="00A54C2C">
      <w:pPr>
        <w:pStyle w:val="2"/>
        <w:widowControl/>
        <w:numPr>
          <w:ilvl w:val="1"/>
          <w:numId w:val="1"/>
        </w:numPr>
        <w:spacing w:before="400" w:after="400" w:line="240" w:lineRule="auto"/>
        <w:ind w:left="576"/>
        <w:jc w:val="left"/>
        <w:rPr>
          <w:rFonts w:eastAsia="宋体" w:cs="黑体"/>
          <w:b w:val="0"/>
          <w:color w:val="4F81BD"/>
          <w:kern w:val="0"/>
          <w:szCs w:val="26"/>
        </w:rPr>
      </w:pPr>
      <w:r w:rsidRPr="00A54C2C">
        <w:rPr>
          <w:rFonts w:eastAsia="宋体" w:cs="黑体" w:hint="eastAsia"/>
          <w:b w:val="0"/>
          <w:color w:val="4F81BD"/>
          <w:kern w:val="0"/>
          <w:szCs w:val="26"/>
        </w:rPr>
        <w:t xml:space="preserve"> </w:t>
      </w:r>
      <w:bookmarkStart w:id="2" w:name="_Toc449080428"/>
      <w:r w:rsidRPr="00A54C2C">
        <w:rPr>
          <w:rFonts w:eastAsia="宋体" w:cs="黑体" w:hint="eastAsia"/>
          <w:b w:val="0"/>
          <w:color w:val="4F81BD"/>
          <w:kern w:val="0"/>
          <w:szCs w:val="26"/>
        </w:rPr>
        <w:t>对象和范围</w:t>
      </w:r>
      <w:bookmarkEnd w:id="2"/>
    </w:p>
    <w:p w:rsidR="004454E6" w:rsidRPr="00967E3E" w:rsidRDefault="00DE3697" w:rsidP="00DE3697">
      <w:pPr>
        <w:rPr>
          <w:noProof/>
        </w:rPr>
      </w:pPr>
      <w:r w:rsidRPr="00967E3E">
        <w:rPr>
          <w:rFonts w:hint="eastAsia"/>
          <w:noProof/>
        </w:rPr>
        <w:t>对象：项目的相关成员，</w:t>
      </w:r>
      <w:r w:rsidR="00C55130">
        <w:rPr>
          <w:rFonts w:hint="eastAsia"/>
          <w:noProof/>
        </w:rPr>
        <w:t>使用本</w:t>
      </w:r>
      <w:r w:rsidR="00C55130">
        <w:rPr>
          <w:rFonts w:hint="eastAsia"/>
          <w:noProof/>
        </w:rPr>
        <w:t>UI</w:t>
      </w:r>
      <w:r w:rsidR="00C55130">
        <w:rPr>
          <w:rFonts w:hint="eastAsia"/>
          <w:noProof/>
        </w:rPr>
        <w:t>框架实现应用界面的用户</w:t>
      </w:r>
    </w:p>
    <w:p w:rsidR="00C604FF" w:rsidRPr="008217C4" w:rsidRDefault="00DE3697" w:rsidP="00C604FF">
      <w:pPr>
        <w:rPr>
          <w:noProof/>
          <w:color w:val="FF0000"/>
        </w:rPr>
      </w:pPr>
      <w:r w:rsidRPr="00967E3E">
        <w:rPr>
          <w:rFonts w:hint="eastAsia"/>
          <w:noProof/>
        </w:rPr>
        <w:t>范围：本文档适用于</w:t>
      </w:r>
      <w:r w:rsidR="003E0CCD">
        <w:rPr>
          <w:rFonts w:hint="eastAsia"/>
          <w:noProof/>
        </w:rPr>
        <w:t>在</w:t>
      </w:r>
      <w:r w:rsidR="0022649B">
        <w:rPr>
          <w:rFonts w:hint="eastAsia"/>
          <w:noProof/>
        </w:rPr>
        <w:t>P</w:t>
      </w:r>
      <w:r w:rsidR="003E0CCD">
        <w:rPr>
          <w:rFonts w:hint="eastAsia"/>
          <w:noProof/>
        </w:rPr>
        <w:t>rolin</w:t>
      </w:r>
      <w:r w:rsidR="003E0CCD">
        <w:rPr>
          <w:rFonts w:hint="eastAsia"/>
          <w:noProof/>
        </w:rPr>
        <w:t>平台开发界面的用户</w:t>
      </w:r>
    </w:p>
    <w:p w:rsidR="00951D8C" w:rsidRPr="00A54C2C" w:rsidRDefault="00951D8C" w:rsidP="00A54C2C">
      <w:pPr>
        <w:pStyle w:val="2"/>
        <w:widowControl/>
        <w:numPr>
          <w:ilvl w:val="1"/>
          <w:numId w:val="1"/>
        </w:numPr>
        <w:spacing w:before="400" w:after="400" w:line="240" w:lineRule="auto"/>
        <w:ind w:left="576"/>
        <w:jc w:val="left"/>
        <w:rPr>
          <w:rFonts w:eastAsia="宋体" w:cs="黑体"/>
          <w:b w:val="0"/>
          <w:color w:val="4F81BD"/>
          <w:kern w:val="0"/>
          <w:szCs w:val="26"/>
        </w:rPr>
      </w:pPr>
      <w:bookmarkStart w:id="3" w:name="_Toc401147469"/>
      <w:bookmarkStart w:id="4" w:name="_Toc449080429"/>
      <w:r w:rsidRPr="00A54C2C">
        <w:rPr>
          <w:rFonts w:eastAsia="宋体" w:cs="黑体" w:hint="eastAsia"/>
          <w:b w:val="0"/>
          <w:color w:val="4F81BD"/>
          <w:kern w:val="0"/>
          <w:szCs w:val="26"/>
        </w:rPr>
        <w:t>适用平台</w:t>
      </w:r>
      <w:bookmarkEnd w:id="3"/>
      <w:bookmarkEnd w:id="4"/>
    </w:p>
    <w:p w:rsidR="00951D8C" w:rsidRPr="00967E3E" w:rsidRDefault="00BF7AB3" w:rsidP="00951D8C">
      <w:pPr>
        <w:rPr>
          <w:noProof/>
        </w:rPr>
      </w:pPr>
      <w:bookmarkStart w:id="5" w:name="OLE_LINK5"/>
      <w:bookmarkStart w:id="6" w:name="OLE_LINK6"/>
      <w:r>
        <w:rPr>
          <w:rFonts w:hint="eastAsia"/>
        </w:rPr>
        <w:t>本模块适用于</w:t>
      </w:r>
      <w:r w:rsidR="00951D8C" w:rsidRPr="001A5D2F">
        <w:rPr>
          <w:rFonts w:hint="eastAsia"/>
        </w:rPr>
        <w:t>Prolin</w:t>
      </w:r>
      <w:r w:rsidR="00951D8C" w:rsidRPr="001A5D2F">
        <w:rPr>
          <w:rFonts w:hint="eastAsia"/>
        </w:rPr>
        <w:t>平台</w:t>
      </w:r>
      <w:r w:rsidR="00951D8C">
        <w:rPr>
          <w:rFonts w:hint="eastAsia"/>
        </w:rPr>
        <w:t>。</w:t>
      </w:r>
      <w:bookmarkEnd w:id="5"/>
      <w:bookmarkEnd w:id="6"/>
    </w:p>
    <w:p w:rsidR="00317F9D" w:rsidRPr="00A54C2C" w:rsidRDefault="00317F9D" w:rsidP="00A54C2C">
      <w:pPr>
        <w:pStyle w:val="2"/>
        <w:widowControl/>
        <w:numPr>
          <w:ilvl w:val="1"/>
          <w:numId w:val="1"/>
        </w:numPr>
        <w:spacing w:before="400" w:after="400" w:line="240" w:lineRule="auto"/>
        <w:ind w:left="576"/>
        <w:jc w:val="left"/>
        <w:rPr>
          <w:rFonts w:eastAsia="宋体" w:cs="黑体"/>
          <w:b w:val="0"/>
          <w:color w:val="4F81BD"/>
          <w:kern w:val="0"/>
          <w:szCs w:val="26"/>
        </w:rPr>
      </w:pPr>
      <w:bookmarkStart w:id="7" w:name="_Toc449080430"/>
      <w:r w:rsidRPr="00A54C2C">
        <w:rPr>
          <w:rFonts w:eastAsia="宋体" w:cs="黑体" w:hint="eastAsia"/>
          <w:b w:val="0"/>
          <w:color w:val="4F81BD"/>
          <w:kern w:val="0"/>
          <w:szCs w:val="26"/>
        </w:rPr>
        <w:t>书写约定</w:t>
      </w:r>
      <w:bookmarkEnd w:id="7"/>
    </w:p>
    <w:p w:rsidR="00317F9D" w:rsidRPr="00C5057A" w:rsidRDefault="00317F9D" w:rsidP="002D034D">
      <w:pPr>
        <w:ind w:left="420"/>
        <w:rPr>
          <w:sz w:val="24"/>
        </w:rPr>
      </w:pPr>
      <w:r w:rsidRPr="00C5057A">
        <w:rPr>
          <w:rFonts w:hint="eastAsia"/>
          <w:i/>
          <w:sz w:val="24"/>
        </w:rPr>
        <w:t>斜体</w:t>
      </w:r>
      <w:r>
        <w:rPr>
          <w:i/>
          <w:sz w:val="24"/>
        </w:rPr>
        <w:tab/>
      </w:r>
      <w:r w:rsidRPr="00C5057A">
        <w:rPr>
          <w:i/>
          <w:sz w:val="24"/>
        </w:rPr>
        <w:tab/>
      </w:r>
      <w:r w:rsidRPr="00C5057A">
        <w:rPr>
          <w:rFonts w:hint="eastAsia"/>
          <w:sz w:val="24"/>
        </w:rPr>
        <w:t>注释性文字</w:t>
      </w:r>
    </w:p>
    <w:p w:rsidR="00317F9D" w:rsidRDefault="00317F9D" w:rsidP="002D034D">
      <w:pPr>
        <w:ind w:left="420"/>
        <w:rPr>
          <w:sz w:val="24"/>
        </w:rPr>
      </w:pPr>
      <w:r>
        <w:rPr>
          <w:rFonts w:hint="eastAsia"/>
          <w:b/>
          <w:sz w:val="24"/>
        </w:rPr>
        <w:t>黑体</w:t>
      </w:r>
      <w:r w:rsidRPr="00C5057A">
        <w:rPr>
          <w:b/>
          <w:sz w:val="24"/>
        </w:rPr>
        <w:tab/>
      </w:r>
      <w:r>
        <w:rPr>
          <w:b/>
          <w:sz w:val="24"/>
        </w:rPr>
        <w:tab/>
      </w:r>
      <w:r w:rsidRPr="00C5057A">
        <w:rPr>
          <w:rFonts w:hint="eastAsia"/>
          <w:sz w:val="24"/>
        </w:rPr>
        <w:t>重要信息</w:t>
      </w:r>
    </w:p>
    <w:p w:rsidR="006536E4" w:rsidRDefault="006536E4" w:rsidP="002D034D">
      <w:pPr>
        <w:ind w:left="420"/>
        <w:rPr>
          <w:sz w:val="24"/>
        </w:rPr>
      </w:pPr>
      <w:r w:rsidRPr="006536E4">
        <w:rPr>
          <w:rFonts w:hint="eastAsia"/>
          <w:b/>
          <w:color w:val="FF0000"/>
          <w:sz w:val="24"/>
        </w:rPr>
        <w:t>红色</w:t>
      </w:r>
      <w:r>
        <w:rPr>
          <w:rFonts w:hint="eastAsia"/>
          <w:b/>
          <w:color w:val="FF0000"/>
          <w:sz w:val="24"/>
        </w:rPr>
        <w:t xml:space="preserve">      </w:t>
      </w:r>
      <w:r w:rsidRPr="00540CDA">
        <w:rPr>
          <w:rFonts w:hint="eastAsia"/>
          <w:sz w:val="24"/>
        </w:rPr>
        <w:t>控件</w:t>
      </w:r>
      <w:r w:rsidR="000A0638">
        <w:rPr>
          <w:rFonts w:hint="eastAsia"/>
          <w:sz w:val="24"/>
        </w:rPr>
        <w:t>与页相关重要信息</w:t>
      </w:r>
      <w:r w:rsidR="00B737A3">
        <w:rPr>
          <w:rFonts w:hint="eastAsia"/>
          <w:sz w:val="24"/>
        </w:rPr>
        <w:t>说明</w:t>
      </w:r>
    </w:p>
    <w:p w:rsidR="00552A2E" w:rsidRDefault="00552A2E" w:rsidP="002D034D">
      <w:pPr>
        <w:ind w:left="420"/>
        <w:rPr>
          <w:rFonts w:ascii="宋体" w:hAnsi="宋体"/>
          <w:kern w:val="0"/>
          <w:sz w:val="24"/>
        </w:rPr>
      </w:pPr>
      <w:r w:rsidRPr="00552A2E">
        <w:rPr>
          <w:rFonts w:ascii="宋体" w:hAnsi="宋体" w:hint="eastAsia"/>
          <w:b/>
          <w:color w:val="00B050"/>
          <w:kern w:val="0"/>
          <w:sz w:val="24"/>
        </w:rPr>
        <w:t>绿色</w:t>
      </w:r>
      <w:r w:rsidRPr="00552A2E">
        <w:rPr>
          <w:rFonts w:ascii="宋体" w:hAnsi="宋体" w:hint="eastAsia"/>
          <w:b/>
          <w:kern w:val="0"/>
          <w:sz w:val="24"/>
        </w:rPr>
        <w:t xml:space="preserve">     </w:t>
      </w:r>
      <w:r w:rsidRPr="00552A2E">
        <w:rPr>
          <w:rFonts w:ascii="宋体" w:hAnsi="宋体" w:hint="eastAsia"/>
          <w:kern w:val="0"/>
          <w:sz w:val="24"/>
        </w:rPr>
        <w:t xml:space="preserve"> 字体描述为用户可设置属性</w:t>
      </w:r>
    </w:p>
    <w:p w:rsidR="00396DBD" w:rsidRPr="00552A2E" w:rsidRDefault="000143AD" w:rsidP="00396DBD">
      <w:pPr>
        <w:ind w:left="420"/>
        <w:rPr>
          <w:rFonts w:ascii="宋体" w:hAnsi="宋体"/>
          <w:color w:val="FF0000"/>
          <w:sz w:val="24"/>
        </w:rPr>
      </w:pPr>
      <w:r>
        <w:rPr>
          <w:rFonts w:ascii="宋体" w:hAnsi="宋体" w:hint="eastAsia"/>
          <w:b/>
          <w:color w:val="7030A0"/>
          <w:kern w:val="0"/>
          <w:sz w:val="24"/>
        </w:rPr>
        <w:t>紫色</w:t>
      </w:r>
      <w:r w:rsidR="00396DBD" w:rsidRPr="00552A2E">
        <w:rPr>
          <w:rFonts w:ascii="宋体" w:hAnsi="宋体" w:hint="eastAsia"/>
          <w:b/>
          <w:kern w:val="0"/>
          <w:sz w:val="24"/>
        </w:rPr>
        <w:t xml:space="preserve">    </w:t>
      </w:r>
      <w:r w:rsidR="00396DBD" w:rsidRPr="00552A2E">
        <w:rPr>
          <w:rFonts w:ascii="宋体" w:hAnsi="宋体" w:hint="eastAsia"/>
          <w:kern w:val="0"/>
          <w:sz w:val="24"/>
        </w:rPr>
        <w:t xml:space="preserve"> </w:t>
      </w:r>
      <w:r>
        <w:rPr>
          <w:rFonts w:ascii="宋体" w:hAnsi="宋体" w:hint="eastAsia"/>
          <w:kern w:val="0"/>
          <w:sz w:val="24"/>
        </w:rPr>
        <w:t xml:space="preserve"> </w:t>
      </w:r>
      <w:r w:rsidR="00396DBD" w:rsidRPr="00552A2E">
        <w:rPr>
          <w:rFonts w:ascii="宋体" w:hAnsi="宋体" w:hint="eastAsia"/>
          <w:kern w:val="0"/>
          <w:sz w:val="24"/>
        </w:rPr>
        <w:t>字体描述为用户可</w:t>
      </w:r>
      <w:r w:rsidR="00396DBD">
        <w:rPr>
          <w:rFonts w:ascii="宋体" w:hAnsi="宋体" w:hint="eastAsia"/>
          <w:kern w:val="0"/>
          <w:sz w:val="24"/>
        </w:rPr>
        <w:t>获取</w:t>
      </w:r>
      <w:r w:rsidR="00396DBD" w:rsidRPr="00552A2E">
        <w:rPr>
          <w:rFonts w:ascii="宋体" w:hAnsi="宋体" w:hint="eastAsia"/>
          <w:kern w:val="0"/>
          <w:sz w:val="24"/>
        </w:rPr>
        <w:t>属性</w:t>
      </w:r>
    </w:p>
    <w:p w:rsidR="00396DBD" w:rsidRPr="00396DBD" w:rsidRDefault="00396DBD" w:rsidP="002D034D">
      <w:pPr>
        <w:ind w:left="420"/>
        <w:rPr>
          <w:rFonts w:ascii="宋体" w:hAnsi="宋体"/>
          <w:color w:val="FF0000"/>
          <w:sz w:val="24"/>
        </w:rPr>
      </w:pPr>
    </w:p>
    <w:p w:rsidR="00317F9D" w:rsidRPr="00D91380" w:rsidRDefault="00317F9D" w:rsidP="00D91380">
      <w:pPr>
        <w:pStyle w:val="2"/>
        <w:widowControl/>
        <w:numPr>
          <w:ilvl w:val="1"/>
          <w:numId w:val="1"/>
        </w:numPr>
        <w:spacing w:before="400" w:after="400" w:line="240" w:lineRule="auto"/>
        <w:ind w:left="576"/>
        <w:jc w:val="left"/>
        <w:rPr>
          <w:rFonts w:eastAsia="宋体" w:cs="黑体"/>
          <w:b w:val="0"/>
          <w:color w:val="4F81BD"/>
          <w:kern w:val="0"/>
          <w:szCs w:val="26"/>
        </w:rPr>
      </w:pPr>
      <w:bookmarkStart w:id="8" w:name="_Toc449080431"/>
      <w:r w:rsidRPr="00D91380">
        <w:rPr>
          <w:rFonts w:eastAsia="宋体" w:cs="黑体" w:hint="eastAsia"/>
          <w:b w:val="0"/>
          <w:color w:val="4F81BD"/>
          <w:kern w:val="0"/>
          <w:szCs w:val="26"/>
        </w:rPr>
        <w:t>术语</w:t>
      </w:r>
      <w:bookmarkEnd w:id="8"/>
    </w:p>
    <w:p w:rsidR="00317F9D" w:rsidRPr="00F60B66" w:rsidRDefault="00317F9D" w:rsidP="002D034D">
      <w:pPr>
        <w:spacing w:before="240"/>
        <w:ind w:left="420"/>
        <w:rPr>
          <w:noProof/>
        </w:rPr>
      </w:pPr>
      <w:r w:rsidRPr="00F60B66">
        <w:rPr>
          <w:noProof/>
        </w:rPr>
        <w:t>UI</w:t>
      </w:r>
      <w:r w:rsidRPr="00F60B66">
        <w:rPr>
          <w:noProof/>
        </w:rPr>
        <w:tab/>
      </w:r>
      <w:r w:rsidRPr="00F60B66">
        <w:rPr>
          <w:noProof/>
        </w:rPr>
        <w:tab/>
      </w:r>
      <w:r w:rsidRPr="00F60B66">
        <w:rPr>
          <w:noProof/>
        </w:rPr>
        <w:tab/>
      </w:r>
      <w:r w:rsidR="003E6853">
        <w:rPr>
          <w:rFonts w:hint="eastAsia"/>
          <w:noProof/>
        </w:rPr>
        <w:t xml:space="preserve">  </w:t>
      </w:r>
      <w:r w:rsidRPr="00F60B66">
        <w:rPr>
          <w:rFonts w:hint="eastAsia"/>
          <w:noProof/>
        </w:rPr>
        <w:t>用户界面（</w:t>
      </w:r>
      <w:r w:rsidRPr="00F60B66">
        <w:rPr>
          <w:noProof/>
        </w:rPr>
        <w:t>User Interface</w:t>
      </w:r>
      <w:r w:rsidRPr="00F60B66">
        <w:rPr>
          <w:rFonts w:hint="eastAsia"/>
          <w:noProof/>
        </w:rPr>
        <w:t>）</w:t>
      </w:r>
    </w:p>
    <w:p w:rsidR="00317F9D" w:rsidRPr="00F60B66" w:rsidRDefault="00317F9D" w:rsidP="002D034D">
      <w:pPr>
        <w:spacing w:before="240"/>
        <w:ind w:left="420"/>
        <w:rPr>
          <w:noProof/>
        </w:rPr>
      </w:pPr>
      <w:r w:rsidRPr="00F60B66">
        <w:rPr>
          <w:noProof/>
        </w:rPr>
        <w:t>API</w:t>
      </w:r>
      <w:r w:rsidRPr="00F60B66">
        <w:rPr>
          <w:noProof/>
        </w:rPr>
        <w:tab/>
      </w:r>
      <w:r w:rsidRPr="00F60B66">
        <w:rPr>
          <w:noProof/>
        </w:rPr>
        <w:tab/>
      </w:r>
      <w:r w:rsidRPr="00F60B66">
        <w:rPr>
          <w:noProof/>
        </w:rPr>
        <w:tab/>
      </w:r>
      <w:r w:rsidR="003E6853">
        <w:rPr>
          <w:rFonts w:hint="eastAsia"/>
          <w:noProof/>
        </w:rPr>
        <w:t xml:space="preserve">  </w:t>
      </w:r>
      <w:r w:rsidRPr="00F60B66">
        <w:rPr>
          <w:rFonts w:hint="eastAsia"/>
          <w:noProof/>
        </w:rPr>
        <w:t>应用编程接口（</w:t>
      </w:r>
      <w:r w:rsidRPr="00F60B66">
        <w:rPr>
          <w:noProof/>
        </w:rPr>
        <w:t>Application Program Interface</w:t>
      </w:r>
      <w:r w:rsidRPr="00F60B66">
        <w:rPr>
          <w:rFonts w:hint="eastAsia"/>
          <w:noProof/>
        </w:rPr>
        <w:t>）</w:t>
      </w:r>
    </w:p>
    <w:p w:rsidR="00317F9D" w:rsidRDefault="00317F9D" w:rsidP="002D034D">
      <w:pPr>
        <w:spacing w:before="240"/>
        <w:ind w:left="420"/>
        <w:rPr>
          <w:noProof/>
        </w:rPr>
      </w:pPr>
      <w:r w:rsidRPr="00F60B66">
        <w:rPr>
          <w:noProof/>
        </w:rPr>
        <w:t>OS</w:t>
      </w:r>
      <w:r w:rsidRPr="00F60B66">
        <w:rPr>
          <w:noProof/>
        </w:rPr>
        <w:tab/>
      </w:r>
      <w:r w:rsidRPr="00F60B66">
        <w:rPr>
          <w:noProof/>
        </w:rPr>
        <w:tab/>
      </w:r>
      <w:r w:rsidRPr="00F60B66">
        <w:rPr>
          <w:noProof/>
        </w:rPr>
        <w:tab/>
      </w:r>
      <w:r w:rsidR="003E6853">
        <w:rPr>
          <w:rFonts w:hint="eastAsia"/>
          <w:noProof/>
        </w:rPr>
        <w:t xml:space="preserve">  </w:t>
      </w:r>
      <w:r w:rsidRPr="00F60B66">
        <w:rPr>
          <w:rFonts w:hint="eastAsia"/>
          <w:noProof/>
        </w:rPr>
        <w:t>操作系统（</w:t>
      </w:r>
      <w:r w:rsidRPr="00F60B66">
        <w:rPr>
          <w:noProof/>
        </w:rPr>
        <w:t>Operating System</w:t>
      </w:r>
      <w:r w:rsidRPr="00F60B66">
        <w:rPr>
          <w:rFonts w:hint="eastAsia"/>
          <w:noProof/>
        </w:rPr>
        <w:t>）</w:t>
      </w:r>
    </w:p>
    <w:p w:rsidR="00F41F54" w:rsidRDefault="00F41F54" w:rsidP="003E6853">
      <w:pPr>
        <w:spacing w:before="240"/>
        <w:ind w:firstLineChars="150" w:firstLine="315"/>
        <w:rPr>
          <w:noProof/>
        </w:rPr>
      </w:pPr>
      <w:r>
        <w:rPr>
          <w:rFonts w:hint="eastAsia"/>
          <w:noProof/>
        </w:rPr>
        <w:lastRenderedPageBreak/>
        <w:t>界面</w:t>
      </w:r>
      <w:r w:rsidR="003E6853">
        <w:rPr>
          <w:rFonts w:hint="eastAsia"/>
          <w:noProof/>
        </w:rPr>
        <w:t xml:space="preserve">           </w:t>
      </w:r>
      <w:r w:rsidR="00FB1ADC">
        <w:rPr>
          <w:rFonts w:hint="eastAsia"/>
          <w:noProof/>
        </w:rPr>
        <w:t>某一时刻在终端中显示</w:t>
      </w:r>
      <w:r>
        <w:rPr>
          <w:rFonts w:hint="eastAsia"/>
          <w:noProof/>
        </w:rPr>
        <w:t>内容，由</w:t>
      </w:r>
      <w:r w:rsidR="00071E52">
        <w:rPr>
          <w:rFonts w:hint="eastAsia"/>
          <w:noProof/>
        </w:rPr>
        <w:t>页</w:t>
      </w:r>
      <w:r>
        <w:rPr>
          <w:rFonts w:hint="eastAsia"/>
          <w:noProof/>
        </w:rPr>
        <w:t>组成</w:t>
      </w:r>
    </w:p>
    <w:p w:rsidR="00430F30" w:rsidRDefault="003E6853" w:rsidP="00B737A3">
      <w:pPr>
        <w:spacing w:before="240"/>
        <w:ind w:leftChars="97" w:left="1779" w:hangingChars="750" w:hanging="1575"/>
      </w:pPr>
      <w:r>
        <w:rPr>
          <w:rFonts w:hint="eastAsia"/>
          <w:noProof/>
        </w:rPr>
        <w:t>页（</w:t>
      </w:r>
      <w:r>
        <w:rPr>
          <w:rFonts w:hint="eastAsia"/>
          <w:noProof/>
        </w:rPr>
        <w:t>Page</w:t>
      </w:r>
      <w:r>
        <w:rPr>
          <w:rFonts w:hint="eastAsia"/>
          <w:noProof/>
        </w:rPr>
        <w:t>）</w:t>
      </w:r>
      <w:r w:rsidR="00746FF1">
        <w:rPr>
          <w:rFonts w:hint="eastAsia"/>
          <w:noProof/>
        </w:rPr>
        <w:t xml:space="preserve">  </w:t>
      </w:r>
      <w:r w:rsidR="00B737A3">
        <w:rPr>
          <w:rFonts w:hint="eastAsia"/>
          <w:noProof/>
        </w:rPr>
        <w:t xml:space="preserve">  </w:t>
      </w:r>
      <w:r w:rsidR="00746FF1">
        <w:rPr>
          <w:rFonts w:hint="eastAsia"/>
          <w:noProof/>
        </w:rPr>
        <w:t xml:space="preserve"> </w:t>
      </w:r>
      <w:r w:rsidR="0044670C">
        <w:rPr>
          <w:rFonts w:hint="eastAsia"/>
        </w:rPr>
        <w:t>屏幕上一块可以绘制文本、图片、</w:t>
      </w:r>
      <w:r w:rsidR="008B12F9">
        <w:rPr>
          <w:rFonts w:hint="eastAsia"/>
        </w:rPr>
        <w:t>按钮</w:t>
      </w:r>
      <w:r>
        <w:rPr>
          <w:rFonts w:hint="eastAsia"/>
        </w:rPr>
        <w:t>等控件的区域，该区域大小可以设置但不能超过屏幕的大小</w:t>
      </w:r>
      <w:r w:rsidR="001900C9">
        <w:rPr>
          <w:rFonts w:hint="eastAsia"/>
        </w:rPr>
        <w:t>。多页即多个页面同时呈现在屏幕上，但最多同时呈现四个页，即一个状态栏页，一个非接灯页，两个普通页，它们为层叠关系。</w:t>
      </w:r>
    </w:p>
    <w:p w:rsidR="001900C9" w:rsidRDefault="006B2867" w:rsidP="003E6853">
      <w:pPr>
        <w:spacing w:before="240"/>
        <w:ind w:leftChars="200" w:left="1785" w:hangingChars="650" w:hanging="1365"/>
        <w:rPr>
          <w:noProof/>
        </w:rPr>
      </w:pPr>
      <w:r>
        <w:rPr>
          <w:rFonts w:hint="eastAsia"/>
          <w:noProof/>
        </w:rPr>
        <w:t>控件</w:t>
      </w:r>
      <w:r w:rsidR="00B737A3">
        <w:rPr>
          <w:rFonts w:hint="eastAsia"/>
          <w:noProof/>
        </w:rPr>
        <w:t xml:space="preserve">         </w:t>
      </w:r>
      <w:r w:rsidRPr="000A0638">
        <w:rPr>
          <w:rFonts w:ascii="Arial" w:hAnsi="Arial" w:cs="Arial"/>
          <w:szCs w:val="21"/>
        </w:rPr>
        <w:t>控件是具有图形界面的</w:t>
      </w:r>
      <w:r w:rsidRPr="000A0638">
        <w:rPr>
          <w:rFonts w:ascii="Arial" w:hAnsi="Arial" w:cs="Arial"/>
          <w:color w:val="333333"/>
          <w:szCs w:val="21"/>
        </w:rPr>
        <w:t>对象</w:t>
      </w:r>
      <w:r w:rsidR="00C64372">
        <w:rPr>
          <w:rFonts w:hint="eastAsia"/>
          <w:noProof/>
        </w:rPr>
        <w:t>如文本框、按钮、</w:t>
      </w:r>
      <w:r>
        <w:rPr>
          <w:rFonts w:hint="eastAsia"/>
          <w:noProof/>
        </w:rPr>
        <w:t>图片等</w:t>
      </w:r>
    </w:p>
    <w:p w:rsidR="000A0638" w:rsidRDefault="000A0638" w:rsidP="003E6853">
      <w:pPr>
        <w:spacing w:before="240"/>
        <w:ind w:leftChars="200" w:left="1785" w:hangingChars="650" w:hanging="1365"/>
        <w:rPr>
          <w:noProof/>
        </w:rPr>
      </w:pPr>
    </w:p>
    <w:p w:rsidR="000A0638" w:rsidRDefault="000A0638" w:rsidP="003E6853">
      <w:pPr>
        <w:spacing w:before="240"/>
        <w:ind w:leftChars="200" w:left="1785" w:hangingChars="650" w:hanging="1365"/>
        <w:rPr>
          <w:noProof/>
        </w:rPr>
      </w:pPr>
    </w:p>
    <w:p w:rsidR="001413B4" w:rsidRPr="000A0638" w:rsidRDefault="00B737A3" w:rsidP="00B737A3">
      <w:pPr>
        <w:spacing w:before="240"/>
        <w:ind w:leftChars="100" w:left="1785" w:hangingChars="750" w:hanging="1575"/>
        <w:rPr>
          <w:noProof/>
        </w:rPr>
      </w:pPr>
      <w:r>
        <w:rPr>
          <w:rFonts w:hint="eastAsia"/>
          <w:noProof/>
        </w:rPr>
        <w:t>相关关系</w:t>
      </w:r>
      <w:r>
        <w:rPr>
          <w:rFonts w:hint="eastAsia"/>
          <w:noProof/>
        </w:rPr>
        <w:t xml:space="preserve">       </w:t>
      </w:r>
      <w:r w:rsidR="0032633F" w:rsidRPr="000A0638">
        <w:rPr>
          <w:rFonts w:hint="eastAsia"/>
          <w:noProof/>
        </w:rPr>
        <w:t>xml</w:t>
      </w:r>
      <w:r w:rsidR="0032633F" w:rsidRPr="000A0638">
        <w:rPr>
          <w:rFonts w:hint="eastAsia"/>
          <w:noProof/>
        </w:rPr>
        <w:t>文件由</w:t>
      </w:r>
      <w:r w:rsidR="0032633F" w:rsidRPr="000A0638">
        <w:rPr>
          <w:rFonts w:hint="eastAsia"/>
          <w:noProof/>
        </w:rPr>
        <w:t>Page</w:t>
      </w:r>
      <w:r w:rsidR="0032633F" w:rsidRPr="000A0638">
        <w:rPr>
          <w:rFonts w:hint="eastAsia"/>
          <w:noProof/>
        </w:rPr>
        <w:t>对应的</w:t>
      </w:r>
      <w:r w:rsidR="0032633F" w:rsidRPr="000A0638">
        <w:rPr>
          <w:rFonts w:hint="eastAsia"/>
          <w:noProof/>
        </w:rPr>
        <w:t>xml</w:t>
      </w:r>
      <w:r w:rsidR="00F716B6">
        <w:rPr>
          <w:rFonts w:hint="eastAsia"/>
          <w:noProof/>
        </w:rPr>
        <w:t>脚本组成。</w:t>
      </w:r>
      <w:r w:rsidR="0032633F" w:rsidRPr="000A0638">
        <w:rPr>
          <w:rFonts w:hint="eastAsia"/>
          <w:noProof/>
        </w:rPr>
        <w:t>其中</w:t>
      </w:r>
      <w:r w:rsidR="0032633F" w:rsidRPr="000A0638">
        <w:rPr>
          <w:rFonts w:hint="eastAsia"/>
          <w:noProof/>
        </w:rPr>
        <w:t>Page</w:t>
      </w:r>
      <w:r w:rsidR="0032633F" w:rsidRPr="000A0638">
        <w:rPr>
          <w:rFonts w:hint="eastAsia"/>
          <w:noProof/>
        </w:rPr>
        <w:t>对应的</w:t>
      </w:r>
      <w:r w:rsidR="0032633F" w:rsidRPr="000A0638">
        <w:rPr>
          <w:rFonts w:hint="eastAsia"/>
          <w:noProof/>
        </w:rPr>
        <w:t>xml</w:t>
      </w:r>
      <w:r w:rsidR="0032633F" w:rsidRPr="000A0638">
        <w:rPr>
          <w:rFonts w:hint="eastAsia"/>
          <w:noProof/>
        </w:rPr>
        <w:t>脚本由多种控件及</w:t>
      </w:r>
      <w:r w:rsidR="00F716B6">
        <w:rPr>
          <w:rFonts w:hint="eastAsia"/>
          <w:noProof/>
        </w:rPr>
        <w:t>其属性组成，</w:t>
      </w:r>
      <w:r w:rsidR="0032633F" w:rsidRPr="000A0638">
        <w:rPr>
          <w:rFonts w:hint="eastAsia"/>
          <w:noProof/>
        </w:rPr>
        <w:t>页面由</w:t>
      </w:r>
      <w:r w:rsidR="0032633F" w:rsidRPr="000A0638">
        <w:rPr>
          <w:rFonts w:hint="eastAsia"/>
          <w:noProof/>
        </w:rPr>
        <w:t>Page</w:t>
      </w:r>
      <w:r w:rsidR="0032633F" w:rsidRPr="000A0638">
        <w:rPr>
          <w:rFonts w:hint="eastAsia"/>
          <w:noProof/>
        </w:rPr>
        <w:t>对应的</w:t>
      </w:r>
      <w:r w:rsidR="0032633F" w:rsidRPr="000A0638">
        <w:rPr>
          <w:rFonts w:hint="eastAsia"/>
          <w:noProof/>
        </w:rPr>
        <w:t>xml</w:t>
      </w:r>
      <w:r w:rsidR="0032633F" w:rsidRPr="000A0638">
        <w:rPr>
          <w:rFonts w:hint="eastAsia"/>
          <w:noProof/>
        </w:rPr>
        <w:t>脚本来描述</w:t>
      </w:r>
      <w:r w:rsidR="00F716B6">
        <w:rPr>
          <w:rFonts w:hint="eastAsia"/>
          <w:noProof/>
        </w:rPr>
        <w:t>。</w:t>
      </w:r>
    </w:p>
    <w:p w:rsidR="0032633F" w:rsidRPr="001900C9" w:rsidRDefault="001413B4" w:rsidP="005349E6">
      <w:pPr>
        <w:spacing w:before="240"/>
        <w:rPr>
          <w:noProof/>
        </w:rPr>
      </w:pPr>
      <w:r>
        <w:rPr>
          <w:noProof/>
        </w:rPr>
        <w:br w:type="page"/>
      </w:r>
    </w:p>
    <w:p w:rsidR="001413B4" w:rsidRPr="005349E6" w:rsidRDefault="001413B4" w:rsidP="005349E6">
      <w:pPr>
        <w:pStyle w:val="1"/>
        <w:numPr>
          <w:ilvl w:val="0"/>
          <w:numId w:val="0"/>
        </w:numPr>
        <w:spacing w:before="360" w:after="360"/>
        <w:jc w:val="center"/>
        <w:rPr>
          <w:rFonts w:ascii="宋体" w:hAnsi="宋体"/>
          <w:color w:val="4F81BD"/>
          <w:sz w:val="72"/>
          <w:szCs w:val="72"/>
        </w:rPr>
      </w:pPr>
      <w:bookmarkStart w:id="9" w:name="_Toc449080432"/>
      <w:r w:rsidRPr="005349E6">
        <w:rPr>
          <w:rFonts w:ascii="宋体" w:hAnsi="宋体" w:hint="eastAsia"/>
          <w:color w:val="4F81BD"/>
          <w:sz w:val="72"/>
          <w:szCs w:val="72"/>
        </w:rPr>
        <w:t>2简述</w:t>
      </w:r>
      <w:bookmarkEnd w:id="9"/>
    </w:p>
    <w:p w:rsidR="00A119F8" w:rsidRPr="00C511E8" w:rsidRDefault="00F86D5C" w:rsidP="00D13913">
      <w:pPr>
        <w:ind w:firstLineChars="200" w:firstLine="420"/>
        <w:rPr>
          <w:noProof/>
        </w:rPr>
      </w:pPr>
      <w:r>
        <w:rPr>
          <w:rFonts w:hint="eastAsia"/>
          <w:noProof/>
        </w:rPr>
        <w:t>为了</w:t>
      </w:r>
      <w:r w:rsidR="00D13913">
        <w:rPr>
          <w:rFonts w:hint="eastAsia"/>
          <w:noProof/>
        </w:rPr>
        <w:t>解决用户对</w:t>
      </w:r>
      <w:r w:rsidR="00D13913">
        <w:rPr>
          <w:rFonts w:hint="eastAsia"/>
          <w:noProof/>
        </w:rPr>
        <w:t>UI</w:t>
      </w:r>
      <w:r w:rsidR="00D13913">
        <w:rPr>
          <w:rFonts w:hint="eastAsia"/>
          <w:noProof/>
        </w:rPr>
        <w:t>的多样需求，设计了一套支持可见可得，开发难度低，界面样式</w:t>
      </w:r>
      <w:r w:rsidR="0022649B">
        <w:rPr>
          <w:rFonts w:hint="eastAsia"/>
          <w:noProof/>
        </w:rPr>
        <w:t>丰富</w:t>
      </w:r>
      <w:r w:rsidR="00D13913">
        <w:rPr>
          <w:rFonts w:hint="eastAsia"/>
          <w:noProof/>
        </w:rPr>
        <w:t>的</w:t>
      </w:r>
      <w:r w:rsidR="00D13913">
        <w:rPr>
          <w:rFonts w:hint="eastAsia"/>
          <w:noProof/>
        </w:rPr>
        <w:t>UI</w:t>
      </w:r>
      <w:r w:rsidR="00C511E8">
        <w:rPr>
          <w:rFonts w:hint="eastAsia"/>
          <w:noProof/>
        </w:rPr>
        <w:t>框架。本</w:t>
      </w:r>
      <w:r w:rsidR="00C511E8">
        <w:rPr>
          <w:rFonts w:hint="eastAsia"/>
          <w:noProof/>
        </w:rPr>
        <w:t>UI</w:t>
      </w:r>
      <w:r w:rsidR="00C511E8">
        <w:rPr>
          <w:rFonts w:hint="eastAsia"/>
          <w:noProof/>
        </w:rPr>
        <w:t>包括</w:t>
      </w:r>
      <w:r w:rsidR="00C511E8">
        <w:rPr>
          <w:rFonts w:hint="eastAsia"/>
          <w:noProof/>
        </w:rPr>
        <w:t>UI</w:t>
      </w:r>
      <w:r w:rsidR="00C511E8">
        <w:rPr>
          <w:rFonts w:hint="eastAsia"/>
          <w:noProof/>
        </w:rPr>
        <w:t>工具，</w:t>
      </w:r>
      <w:r w:rsidR="00C511E8">
        <w:rPr>
          <w:rFonts w:hint="eastAsia"/>
          <w:noProof/>
        </w:rPr>
        <w:t>UI</w:t>
      </w:r>
      <w:r w:rsidR="00C511E8">
        <w:rPr>
          <w:rFonts w:hint="eastAsia"/>
          <w:noProof/>
        </w:rPr>
        <w:t>库</w:t>
      </w:r>
      <w:r w:rsidR="00F508F8">
        <w:rPr>
          <w:rFonts w:hint="eastAsia"/>
          <w:noProof/>
        </w:rPr>
        <w:t>，</w:t>
      </w:r>
      <w:r w:rsidR="00F508F8">
        <w:rPr>
          <w:rFonts w:hint="eastAsia"/>
          <w:noProof/>
        </w:rPr>
        <w:t>XML</w:t>
      </w:r>
      <w:r w:rsidR="00F508F8">
        <w:rPr>
          <w:rFonts w:hint="eastAsia"/>
          <w:noProof/>
        </w:rPr>
        <w:t>文件。</w:t>
      </w:r>
    </w:p>
    <w:p w:rsidR="00317F9D" w:rsidRPr="00D91380" w:rsidRDefault="008A71D3" w:rsidP="008A71D3">
      <w:pPr>
        <w:pStyle w:val="2"/>
        <w:widowControl/>
        <w:numPr>
          <w:ilvl w:val="0"/>
          <w:numId w:val="0"/>
        </w:numPr>
        <w:spacing w:before="400" w:after="400" w:line="240" w:lineRule="auto"/>
        <w:jc w:val="left"/>
        <w:rPr>
          <w:rFonts w:eastAsia="宋体" w:cs="黑体"/>
          <w:b w:val="0"/>
          <w:color w:val="4F81BD"/>
          <w:kern w:val="0"/>
          <w:szCs w:val="26"/>
        </w:rPr>
      </w:pPr>
      <w:bookmarkStart w:id="10" w:name="_Toc449080433"/>
      <w:r>
        <w:rPr>
          <w:rFonts w:eastAsia="宋体" w:cs="黑体" w:hint="eastAsia"/>
          <w:b w:val="0"/>
          <w:color w:val="4F81BD"/>
          <w:kern w:val="0"/>
          <w:szCs w:val="26"/>
        </w:rPr>
        <w:t xml:space="preserve">2.1 </w:t>
      </w:r>
      <w:r w:rsidR="00A071BE">
        <w:rPr>
          <w:rFonts w:eastAsia="宋体" w:cs="黑体" w:hint="eastAsia"/>
          <w:b w:val="0"/>
          <w:color w:val="4F81BD"/>
          <w:kern w:val="0"/>
          <w:szCs w:val="26"/>
        </w:rPr>
        <w:t>EUI</w:t>
      </w:r>
      <w:r w:rsidR="003E3738">
        <w:rPr>
          <w:rFonts w:eastAsia="宋体" w:cs="黑体" w:hint="eastAsia"/>
          <w:b w:val="0"/>
          <w:color w:val="4F81BD"/>
          <w:kern w:val="0"/>
          <w:szCs w:val="26"/>
        </w:rPr>
        <w:t>设计</w:t>
      </w:r>
      <w:r w:rsidR="00E53D1B">
        <w:rPr>
          <w:rFonts w:eastAsia="宋体" w:cs="黑体" w:hint="eastAsia"/>
          <w:b w:val="0"/>
          <w:color w:val="4F81BD"/>
          <w:kern w:val="0"/>
          <w:szCs w:val="26"/>
        </w:rPr>
        <w:t>思想</w:t>
      </w:r>
      <w:bookmarkEnd w:id="10"/>
    </w:p>
    <w:p w:rsidR="00831102" w:rsidRDefault="00831102" w:rsidP="0064660E">
      <w:pPr>
        <w:ind w:left="420"/>
        <w:rPr>
          <w:noProof/>
        </w:rPr>
      </w:pPr>
      <w:r>
        <w:rPr>
          <w:rFonts w:hint="eastAsia"/>
          <w:noProof/>
        </w:rPr>
        <w:t>对于用户来说，</w:t>
      </w:r>
      <w:r w:rsidR="0064660E" w:rsidRPr="0022649B">
        <w:rPr>
          <w:rFonts w:hint="eastAsia"/>
          <w:noProof/>
        </w:rPr>
        <w:t>如果</w:t>
      </w:r>
      <w:r>
        <w:rPr>
          <w:rFonts w:hint="eastAsia"/>
          <w:noProof/>
        </w:rPr>
        <w:t>界面的修改与更换不用跟代码相</w:t>
      </w:r>
      <w:r w:rsidR="0022649B">
        <w:rPr>
          <w:rFonts w:hint="eastAsia"/>
          <w:noProof/>
        </w:rPr>
        <w:t>关联，</w:t>
      </w:r>
      <w:r w:rsidR="0064660E" w:rsidRPr="0022649B">
        <w:rPr>
          <w:rFonts w:hint="eastAsia"/>
          <w:noProof/>
        </w:rPr>
        <w:t>UI</w:t>
      </w:r>
      <w:r>
        <w:rPr>
          <w:rFonts w:hint="eastAsia"/>
          <w:noProof/>
        </w:rPr>
        <w:t>使用起来会更加方便，并且</w:t>
      </w:r>
      <w:r w:rsidR="0022649B">
        <w:rPr>
          <w:rFonts w:hint="eastAsia"/>
          <w:noProof/>
        </w:rPr>
        <w:t>UI</w:t>
      </w:r>
      <w:r w:rsidR="0022649B">
        <w:rPr>
          <w:rFonts w:hint="eastAsia"/>
          <w:noProof/>
        </w:rPr>
        <w:t>设计人员</w:t>
      </w:r>
      <w:r>
        <w:rPr>
          <w:rFonts w:hint="eastAsia"/>
          <w:noProof/>
        </w:rPr>
        <w:t>可以不用</w:t>
      </w:r>
      <w:r w:rsidR="00C61A04">
        <w:rPr>
          <w:rFonts w:hint="eastAsia"/>
          <w:noProof/>
        </w:rPr>
        <w:t>关心</w:t>
      </w:r>
      <w:r>
        <w:rPr>
          <w:rFonts w:hint="eastAsia"/>
          <w:noProof/>
        </w:rPr>
        <w:t>代码流程</w:t>
      </w:r>
      <w:r w:rsidR="0022649B">
        <w:rPr>
          <w:rFonts w:hint="eastAsia"/>
          <w:noProof/>
        </w:rPr>
        <w:t>，</w:t>
      </w:r>
      <w:r>
        <w:rPr>
          <w:rFonts w:hint="eastAsia"/>
          <w:noProof/>
        </w:rPr>
        <w:t>更加明确</w:t>
      </w:r>
      <w:r w:rsidR="0064660E" w:rsidRPr="0022649B">
        <w:rPr>
          <w:rFonts w:hint="eastAsia"/>
          <w:noProof/>
        </w:rPr>
        <w:t>分工</w:t>
      </w:r>
      <w:r>
        <w:rPr>
          <w:rFonts w:hint="eastAsia"/>
          <w:noProof/>
        </w:rPr>
        <w:t>。</w:t>
      </w:r>
    </w:p>
    <w:p w:rsidR="001F3226" w:rsidRPr="001F3226" w:rsidRDefault="001B2217" w:rsidP="00831102">
      <w:pPr>
        <w:ind w:firstLine="420"/>
        <w:rPr>
          <w:noProof/>
        </w:rPr>
      </w:pPr>
      <w:r w:rsidRPr="005C30A7">
        <w:rPr>
          <w:rFonts w:hint="eastAsia"/>
          <w:noProof/>
        </w:rPr>
        <w:t>为了达成</w:t>
      </w:r>
      <w:r w:rsidR="00F508F8">
        <w:rPr>
          <w:rFonts w:hint="eastAsia"/>
          <w:noProof/>
        </w:rPr>
        <w:t>设计界面时尽量不</w:t>
      </w:r>
      <w:r w:rsidR="001F3226">
        <w:rPr>
          <w:rFonts w:hint="eastAsia"/>
          <w:noProof/>
        </w:rPr>
        <w:t>需</w:t>
      </w:r>
      <w:r w:rsidR="00F508F8">
        <w:rPr>
          <w:rFonts w:hint="eastAsia"/>
          <w:noProof/>
        </w:rPr>
        <w:t>修改代码，代码与</w:t>
      </w:r>
      <w:r w:rsidR="00F508F8">
        <w:rPr>
          <w:rFonts w:hint="eastAsia"/>
          <w:noProof/>
        </w:rPr>
        <w:t>UI</w:t>
      </w:r>
      <w:r w:rsidR="00487CD7" w:rsidRPr="0022649B">
        <w:rPr>
          <w:rFonts w:hint="eastAsia"/>
          <w:noProof/>
        </w:rPr>
        <w:t>设计</w:t>
      </w:r>
      <w:r w:rsidR="00831102">
        <w:rPr>
          <w:rFonts w:hint="eastAsia"/>
          <w:noProof/>
        </w:rPr>
        <w:t>互相独立。</w:t>
      </w:r>
      <w:r w:rsidR="00A071BE">
        <w:rPr>
          <w:rFonts w:hint="eastAsia"/>
          <w:noProof/>
        </w:rPr>
        <w:t>EUI</w:t>
      </w:r>
      <w:r w:rsidR="00F508F8">
        <w:rPr>
          <w:rFonts w:hint="eastAsia"/>
          <w:noProof/>
        </w:rPr>
        <w:t>提出了一种可见可得，界面以</w:t>
      </w:r>
      <w:r w:rsidR="00444BAD">
        <w:rPr>
          <w:rFonts w:hint="eastAsia"/>
          <w:noProof/>
        </w:rPr>
        <w:t>xml</w:t>
      </w:r>
      <w:r w:rsidR="0022649B" w:rsidRPr="0022649B">
        <w:rPr>
          <w:rFonts w:hint="eastAsia"/>
          <w:noProof/>
        </w:rPr>
        <w:t>脚本</w:t>
      </w:r>
      <w:r w:rsidR="00F508F8">
        <w:rPr>
          <w:rFonts w:hint="eastAsia"/>
          <w:noProof/>
        </w:rPr>
        <w:t>来描述</w:t>
      </w:r>
      <w:r w:rsidR="007A5BBA">
        <w:rPr>
          <w:rFonts w:hint="eastAsia"/>
          <w:noProof/>
        </w:rPr>
        <w:t>，更加容易操作的</w:t>
      </w:r>
      <w:r w:rsidR="00F508F8">
        <w:rPr>
          <w:rFonts w:hint="eastAsia"/>
          <w:noProof/>
        </w:rPr>
        <w:t>的一种</w:t>
      </w:r>
      <w:r w:rsidR="00F508F8">
        <w:rPr>
          <w:rFonts w:hint="eastAsia"/>
          <w:noProof/>
        </w:rPr>
        <w:t>UI</w:t>
      </w:r>
      <w:r w:rsidR="00F508F8">
        <w:rPr>
          <w:rFonts w:hint="eastAsia"/>
          <w:noProof/>
        </w:rPr>
        <w:t>设计。</w:t>
      </w:r>
      <w:r w:rsidR="00831102">
        <w:rPr>
          <w:rFonts w:hint="eastAsia"/>
          <w:noProof/>
        </w:rPr>
        <w:t>真正</w:t>
      </w:r>
      <w:r w:rsidR="0022649B">
        <w:rPr>
          <w:rFonts w:hint="eastAsia"/>
          <w:noProof/>
        </w:rPr>
        <w:t>做到</w:t>
      </w:r>
      <w:r w:rsidR="00831102">
        <w:rPr>
          <w:rFonts w:hint="eastAsia"/>
          <w:noProof/>
        </w:rPr>
        <w:t>了</w:t>
      </w:r>
      <w:r w:rsidR="00F508F8">
        <w:rPr>
          <w:rFonts w:hint="eastAsia"/>
          <w:noProof/>
        </w:rPr>
        <w:t>修改任何界面，不用动到一行代码。非专业人员经过简单的培训即可在</w:t>
      </w:r>
      <w:r w:rsidR="00C70D74" w:rsidRPr="0022649B">
        <w:rPr>
          <w:rFonts w:hint="eastAsia"/>
          <w:noProof/>
        </w:rPr>
        <w:t>P</w:t>
      </w:r>
      <w:r w:rsidR="00F508F8" w:rsidRPr="0022649B">
        <w:rPr>
          <w:rFonts w:hint="eastAsia"/>
          <w:noProof/>
        </w:rPr>
        <w:t>roli</w:t>
      </w:r>
      <w:r w:rsidR="00F508F8">
        <w:rPr>
          <w:rFonts w:hint="eastAsia"/>
          <w:noProof/>
        </w:rPr>
        <w:t>n</w:t>
      </w:r>
      <w:r w:rsidR="00F508F8">
        <w:rPr>
          <w:rFonts w:hint="eastAsia"/>
          <w:noProof/>
        </w:rPr>
        <w:t>上做</w:t>
      </w:r>
      <w:r w:rsidR="00F508F8">
        <w:rPr>
          <w:rFonts w:hint="eastAsia"/>
          <w:noProof/>
        </w:rPr>
        <w:t>UI</w:t>
      </w:r>
      <w:r w:rsidR="00F508F8">
        <w:rPr>
          <w:rFonts w:hint="eastAsia"/>
          <w:noProof/>
        </w:rPr>
        <w:t>的修改或开发。</w:t>
      </w:r>
      <w:r w:rsidR="00C61A04">
        <w:rPr>
          <w:rFonts w:hint="eastAsia"/>
          <w:noProof/>
        </w:rPr>
        <w:t>在使用过程中，只需要使用</w:t>
      </w:r>
      <w:r w:rsidR="00C61A04">
        <w:rPr>
          <w:rFonts w:hint="eastAsia"/>
          <w:noProof/>
        </w:rPr>
        <w:t>UI</w:t>
      </w:r>
      <w:r w:rsidR="00C61A04">
        <w:rPr>
          <w:rFonts w:hint="eastAsia"/>
          <w:noProof/>
        </w:rPr>
        <w:t>库提供的接口</w:t>
      </w:r>
      <w:r w:rsidR="0022649B">
        <w:rPr>
          <w:rFonts w:hint="eastAsia"/>
          <w:noProof/>
        </w:rPr>
        <w:t>显示</w:t>
      </w:r>
      <w:r w:rsidR="00C61A04">
        <w:rPr>
          <w:rFonts w:hint="eastAsia"/>
          <w:noProof/>
        </w:rPr>
        <w:t>xml</w:t>
      </w:r>
      <w:r w:rsidR="006F4E1A" w:rsidRPr="0022649B">
        <w:rPr>
          <w:rFonts w:hint="eastAsia"/>
          <w:noProof/>
        </w:rPr>
        <w:t>脚本</w:t>
      </w:r>
      <w:r w:rsidR="00C61A04">
        <w:rPr>
          <w:rFonts w:hint="eastAsia"/>
          <w:noProof/>
        </w:rPr>
        <w:t>描述的页面即可。</w:t>
      </w:r>
    </w:p>
    <w:p w:rsidR="00CC5D6B" w:rsidRPr="005349E6" w:rsidRDefault="005349E6" w:rsidP="005349E6">
      <w:pPr>
        <w:pStyle w:val="1"/>
        <w:numPr>
          <w:ilvl w:val="0"/>
          <w:numId w:val="0"/>
        </w:numPr>
        <w:spacing w:before="360" w:after="360"/>
        <w:jc w:val="center"/>
        <w:rPr>
          <w:rFonts w:ascii="宋体" w:hAnsi="宋体"/>
          <w:noProof/>
          <w:color w:val="4F81BD"/>
          <w:sz w:val="72"/>
          <w:szCs w:val="72"/>
        </w:rPr>
      </w:pPr>
      <w:r>
        <w:rPr>
          <w:rFonts w:ascii="宋体" w:hAnsi="宋体"/>
          <w:noProof/>
          <w:color w:val="4F81BD"/>
        </w:rPr>
        <w:br w:type="page"/>
      </w:r>
      <w:bookmarkStart w:id="11" w:name="_Toc449080434"/>
      <w:r w:rsidR="001413B4" w:rsidRPr="005349E6">
        <w:rPr>
          <w:rFonts w:ascii="宋体" w:hAnsi="宋体" w:hint="eastAsia"/>
          <w:noProof/>
          <w:color w:val="4F81BD"/>
          <w:sz w:val="72"/>
          <w:szCs w:val="72"/>
        </w:rPr>
        <w:lastRenderedPageBreak/>
        <w:t xml:space="preserve">3 </w:t>
      </w:r>
      <w:r w:rsidR="0044670C">
        <w:rPr>
          <w:rFonts w:ascii="宋体" w:hAnsi="宋体" w:hint="eastAsia"/>
          <w:noProof/>
          <w:color w:val="4F81BD"/>
          <w:sz w:val="72"/>
          <w:szCs w:val="72"/>
        </w:rPr>
        <w:t>E</w:t>
      </w:r>
      <w:r w:rsidR="00CC5D6B" w:rsidRPr="005349E6">
        <w:rPr>
          <w:rFonts w:ascii="宋体" w:hAnsi="宋体" w:hint="eastAsia"/>
          <w:noProof/>
          <w:color w:val="4F81BD"/>
          <w:sz w:val="72"/>
          <w:szCs w:val="72"/>
        </w:rPr>
        <w:t>UI</w:t>
      </w:r>
      <w:r w:rsidR="00DA4BC1" w:rsidRPr="005349E6">
        <w:rPr>
          <w:rFonts w:ascii="宋体" w:hAnsi="宋体" w:hint="eastAsia"/>
          <w:noProof/>
          <w:color w:val="4F81BD"/>
          <w:sz w:val="72"/>
          <w:szCs w:val="72"/>
        </w:rPr>
        <w:t>解决</w:t>
      </w:r>
      <w:r w:rsidRPr="005349E6">
        <w:rPr>
          <w:rFonts w:ascii="宋体" w:hAnsi="宋体" w:hint="eastAsia"/>
          <w:noProof/>
          <w:color w:val="4F81BD"/>
          <w:sz w:val="72"/>
          <w:szCs w:val="72"/>
        </w:rPr>
        <w:t>方案的组成</w:t>
      </w:r>
      <w:bookmarkEnd w:id="11"/>
    </w:p>
    <w:p w:rsidR="00CC5D6B" w:rsidRDefault="005B107F" w:rsidP="00CC5D6B">
      <w:pPr>
        <w:ind w:left="420"/>
      </w:pPr>
      <w:r>
        <w:rPr>
          <w:rFonts w:hint="eastAsia"/>
        </w:rPr>
        <w:t>本</w:t>
      </w:r>
      <w:r>
        <w:rPr>
          <w:rFonts w:hint="eastAsia"/>
        </w:rPr>
        <w:t>UI</w:t>
      </w:r>
      <w:r>
        <w:rPr>
          <w:rFonts w:hint="eastAsia"/>
        </w:rPr>
        <w:t>的使用需要搭配三个模块来使用：</w:t>
      </w:r>
    </w:p>
    <w:p w:rsidR="00DA4BC1" w:rsidRDefault="00DA4BC1" w:rsidP="00E71F97">
      <w:pPr>
        <w:numPr>
          <w:ilvl w:val="0"/>
          <w:numId w:val="2"/>
        </w:numPr>
      </w:pPr>
      <w:r>
        <w:rPr>
          <w:rFonts w:hint="eastAsia"/>
        </w:rPr>
        <w:t>UI</w:t>
      </w:r>
      <w:r>
        <w:rPr>
          <w:rFonts w:hint="eastAsia"/>
        </w:rPr>
        <w:t>工具，主要是用来</w:t>
      </w:r>
      <w:r w:rsidR="0022649B" w:rsidRPr="0022649B">
        <w:rPr>
          <w:rFonts w:hint="eastAsia"/>
        </w:rPr>
        <w:t>设计</w:t>
      </w:r>
      <w:r>
        <w:rPr>
          <w:rFonts w:hint="eastAsia"/>
        </w:rPr>
        <w:t>界面</w:t>
      </w:r>
      <w:r w:rsidR="006541FF" w:rsidRPr="0022649B">
        <w:rPr>
          <w:rFonts w:hint="eastAsia"/>
        </w:rPr>
        <w:t>，并以</w:t>
      </w:r>
      <w:r w:rsidR="00667943" w:rsidRPr="0022649B">
        <w:rPr>
          <w:rFonts w:hint="eastAsia"/>
        </w:rPr>
        <w:t>xml</w:t>
      </w:r>
      <w:r w:rsidR="006541FF" w:rsidRPr="0022649B">
        <w:rPr>
          <w:rFonts w:hint="eastAsia"/>
        </w:rPr>
        <w:t>格式保存</w:t>
      </w:r>
      <w:r>
        <w:rPr>
          <w:rFonts w:hint="eastAsia"/>
        </w:rPr>
        <w:t>。使用该工具可以先将编辑好的界面模拟出来，配置好后再在终端中呈现，提高开发效率。</w:t>
      </w:r>
      <w:r w:rsidRPr="00F05FAF">
        <w:rPr>
          <w:rFonts w:hint="eastAsia"/>
          <w:i/>
        </w:rPr>
        <w:t>（可见可得）</w:t>
      </w:r>
    </w:p>
    <w:p w:rsidR="005B107F" w:rsidRPr="00F05FAF" w:rsidRDefault="005B107F" w:rsidP="00E71F97">
      <w:pPr>
        <w:numPr>
          <w:ilvl w:val="0"/>
          <w:numId w:val="2"/>
        </w:numPr>
        <w:rPr>
          <w:i/>
        </w:rPr>
      </w:pPr>
      <w:r>
        <w:rPr>
          <w:rFonts w:hint="eastAsia"/>
        </w:rPr>
        <w:t>xml</w:t>
      </w:r>
      <w:r>
        <w:rPr>
          <w:rFonts w:hint="eastAsia"/>
        </w:rPr>
        <w:t>文件，</w:t>
      </w:r>
      <w:r w:rsidR="00896FF4">
        <w:rPr>
          <w:rFonts w:hint="eastAsia"/>
        </w:rPr>
        <w:t>由</w:t>
      </w:r>
      <w:r w:rsidR="00896FF4">
        <w:rPr>
          <w:rFonts w:hint="eastAsia"/>
        </w:rPr>
        <w:t>UI</w:t>
      </w:r>
      <w:r w:rsidR="00896FF4">
        <w:rPr>
          <w:rFonts w:hint="eastAsia"/>
        </w:rPr>
        <w:t>工具生成。</w:t>
      </w:r>
      <w:r>
        <w:rPr>
          <w:rFonts w:hint="eastAsia"/>
        </w:rPr>
        <w:t>该文件主要描述</w:t>
      </w:r>
      <w:r w:rsidR="0022649B">
        <w:rPr>
          <w:rFonts w:hint="eastAsia"/>
        </w:rPr>
        <w:t>所有</w:t>
      </w:r>
      <w:r>
        <w:rPr>
          <w:rFonts w:hint="eastAsia"/>
        </w:rPr>
        <w:t>页面的组成与各控件的属性。</w:t>
      </w:r>
      <w:r w:rsidR="00192F0D" w:rsidRPr="00F05FAF">
        <w:rPr>
          <w:rFonts w:hint="eastAsia"/>
          <w:i/>
        </w:rPr>
        <w:t>（代码与界面设计相互独立）</w:t>
      </w:r>
    </w:p>
    <w:p w:rsidR="00896FF4" w:rsidRPr="005B107F" w:rsidRDefault="00896FF4" w:rsidP="00E71F97">
      <w:pPr>
        <w:numPr>
          <w:ilvl w:val="0"/>
          <w:numId w:val="2"/>
        </w:numPr>
      </w:pPr>
      <w:r>
        <w:rPr>
          <w:rFonts w:hint="eastAsia"/>
        </w:rPr>
        <w:t>UI</w:t>
      </w:r>
      <w:r>
        <w:rPr>
          <w:rFonts w:hint="eastAsia"/>
        </w:rPr>
        <w:t>库，</w:t>
      </w:r>
      <w:r w:rsidR="00AE5CCE">
        <w:rPr>
          <w:rFonts w:hint="eastAsia"/>
        </w:rPr>
        <w:t>管理输入输出设备，解析</w:t>
      </w:r>
      <w:r w:rsidR="00AE5CCE">
        <w:rPr>
          <w:rFonts w:hint="eastAsia"/>
        </w:rPr>
        <w:t>xml</w:t>
      </w:r>
      <w:r w:rsidR="001F3226">
        <w:rPr>
          <w:rFonts w:hint="eastAsia"/>
        </w:rPr>
        <w:t>文件并向</w:t>
      </w:r>
      <w:r w:rsidR="007E054A">
        <w:rPr>
          <w:rFonts w:hint="eastAsia"/>
        </w:rPr>
        <w:t>用户提供接口</w:t>
      </w:r>
      <w:r w:rsidR="001F3226">
        <w:rPr>
          <w:rFonts w:hint="eastAsia"/>
        </w:rPr>
        <w:t>。</w:t>
      </w:r>
      <w:r w:rsidR="00192F0D" w:rsidRPr="00F05FAF">
        <w:rPr>
          <w:rFonts w:hint="eastAsia"/>
          <w:i/>
        </w:rPr>
        <w:t>（界面样式多，开发难度低。）</w:t>
      </w:r>
    </w:p>
    <w:p w:rsidR="007A5CE6" w:rsidRPr="00D91380" w:rsidRDefault="008A71D3" w:rsidP="008A71D3">
      <w:pPr>
        <w:pStyle w:val="2"/>
        <w:widowControl/>
        <w:numPr>
          <w:ilvl w:val="0"/>
          <w:numId w:val="0"/>
        </w:numPr>
        <w:spacing w:before="400" w:after="400" w:line="240" w:lineRule="auto"/>
        <w:ind w:left="576" w:hanging="576"/>
        <w:jc w:val="left"/>
        <w:rPr>
          <w:rFonts w:eastAsia="宋体" w:cs="黑体"/>
          <w:b w:val="0"/>
          <w:color w:val="4F81BD"/>
          <w:kern w:val="0"/>
          <w:szCs w:val="26"/>
        </w:rPr>
      </w:pPr>
      <w:bookmarkStart w:id="12" w:name="_Toc449080435"/>
      <w:r>
        <w:rPr>
          <w:rFonts w:eastAsia="宋体" w:cs="黑体" w:hint="eastAsia"/>
          <w:b w:val="0"/>
          <w:color w:val="4F81BD"/>
          <w:kern w:val="0"/>
          <w:szCs w:val="26"/>
        </w:rPr>
        <w:t xml:space="preserve">3.1 </w:t>
      </w:r>
      <w:r w:rsidR="0058280A" w:rsidRPr="00D91380">
        <w:rPr>
          <w:rFonts w:eastAsia="宋体" w:cs="黑体" w:hint="eastAsia"/>
          <w:b w:val="0"/>
          <w:color w:val="4F81BD"/>
          <w:kern w:val="0"/>
          <w:szCs w:val="26"/>
        </w:rPr>
        <w:t>UI</w:t>
      </w:r>
      <w:r w:rsidR="0058280A" w:rsidRPr="00D91380">
        <w:rPr>
          <w:rFonts w:eastAsia="宋体" w:cs="黑体" w:hint="eastAsia"/>
          <w:b w:val="0"/>
          <w:color w:val="4F81BD"/>
          <w:kern w:val="0"/>
          <w:szCs w:val="26"/>
        </w:rPr>
        <w:t>工具</w:t>
      </w:r>
      <w:bookmarkEnd w:id="12"/>
    </w:p>
    <w:p w:rsidR="0058280A" w:rsidRDefault="0058280A" w:rsidP="0058280A">
      <w:pPr>
        <w:ind w:left="420"/>
      </w:pPr>
      <w:r>
        <w:rPr>
          <w:rFonts w:hint="eastAsia"/>
        </w:rPr>
        <w:t>UI</w:t>
      </w:r>
      <w:r>
        <w:rPr>
          <w:rFonts w:hint="eastAsia"/>
        </w:rPr>
        <w:t>工具</w:t>
      </w:r>
      <w:r w:rsidR="00C14E7B">
        <w:rPr>
          <w:rFonts w:hint="eastAsia"/>
        </w:rPr>
        <w:t>需</w:t>
      </w:r>
      <w:r>
        <w:rPr>
          <w:rFonts w:hint="eastAsia"/>
        </w:rPr>
        <w:t>搭配本</w:t>
      </w:r>
      <w:r>
        <w:rPr>
          <w:rFonts w:hint="eastAsia"/>
        </w:rPr>
        <w:t>UI</w:t>
      </w:r>
      <w:r>
        <w:rPr>
          <w:rFonts w:hint="eastAsia"/>
        </w:rPr>
        <w:t>库来使用，</w:t>
      </w:r>
      <w:r w:rsidR="00562B5F">
        <w:rPr>
          <w:rFonts w:hint="eastAsia"/>
        </w:rPr>
        <w:t>这样即可达到界面设计可见可得的目的。</w:t>
      </w:r>
      <w:r w:rsidR="00CC5D6B">
        <w:rPr>
          <w:rFonts w:hint="eastAsia"/>
        </w:rPr>
        <w:t>UI</w:t>
      </w:r>
      <w:r w:rsidR="00CC5D6B">
        <w:rPr>
          <w:rFonts w:hint="eastAsia"/>
        </w:rPr>
        <w:t>工具的编辑页面如下：</w:t>
      </w:r>
    </w:p>
    <w:p w:rsidR="00CC5D6B" w:rsidRDefault="00CC5D6B" w:rsidP="0058280A">
      <w:pPr>
        <w:ind w:left="420"/>
      </w:pPr>
    </w:p>
    <w:p w:rsidR="00231F81" w:rsidRPr="00231F81" w:rsidRDefault="00FE3CF5" w:rsidP="00231F81">
      <w:pPr>
        <w:widowControl/>
        <w:jc w:val="left"/>
        <w:rPr>
          <w:rFonts w:ascii="宋体" w:hAnsi="宋体" w:cs="宋体"/>
          <w:kern w:val="0"/>
          <w:sz w:val="24"/>
        </w:rPr>
      </w:pPr>
      <w:r w:rsidRPr="00CA743B">
        <w:rPr>
          <w:rFonts w:ascii="宋体" w:hAnsi="宋体" w:cs="宋体"/>
          <w:kern w:val="0"/>
          <w:sz w:val="24"/>
        </w:rPr>
        <w:pict>
          <v:shape id="_x0000_i1027" type="#_x0000_t75" alt="" style="width:421.5pt;height:230.25pt">
            <v:imagedata r:id="rId13" r:href="rId14"/>
          </v:shape>
        </w:pict>
      </w:r>
    </w:p>
    <w:p w:rsidR="00231F81" w:rsidRPr="00CC5D6B" w:rsidRDefault="00231F81" w:rsidP="0058280A">
      <w:pPr>
        <w:ind w:left="420"/>
      </w:pPr>
    </w:p>
    <w:p w:rsidR="0022649B" w:rsidRDefault="00CC5D6B" w:rsidP="0022649B">
      <w:pPr>
        <w:pStyle w:val="af"/>
        <w:rPr>
          <w:noProof/>
        </w:rPr>
      </w:pPr>
      <w:r>
        <w:rPr>
          <w:rFonts w:hint="eastAsia"/>
          <w:noProof/>
        </w:rPr>
        <w:t>UI</w:t>
      </w:r>
      <w:r>
        <w:rPr>
          <w:rFonts w:hint="eastAsia"/>
          <w:noProof/>
        </w:rPr>
        <w:t>工具可以与</w:t>
      </w:r>
      <w:r>
        <w:rPr>
          <w:rFonts w:hint="eastAsia"/>
          <w:noProof/>
        </w:rPr>
        <w:t>MFC</w:t>
      </w:r>
      <w:r>
        <w:rPr>
          <w:rFonts w:hint="eastAsia"/>
          <w:noProof/>
        </w:rPr>
        <w:t>一般，以拖拽</w:t>
      </w:r>
      <w:r w:rsidR="006407C1" w:rsidRPr="0022649B">
        <w:rPr>
          <w:rFonts w:hint="eastAsia"/>
          <w:noProof/>
        </w:rPr>
        <w:t>控件</w:t>
      </w:r>
      <w:r>
        <w:rPr>
          <w:rFonts w:hint="eastAsia"/>
          <w:noProof/>
        </w:rPr>
        <w:t>的形式</w:t>
      </w:r>
      <w:r w:rsidR="0022649B" w:rsidRPr="0022649B">
        <w:rPr>
          <w:rFonts w:hint="eastAsia"/>
          <w:noProof/>
        </w:rPr>
        <w:t>设计页面</w:t>
      </w:r>
      <w:r>
        <w:rPr>
          <w:rFonts w:hint="eastAsia"/>
          <w:noProof/>
        </w:rPr>
        <w:t>，并且能</w:t>
      </w:r>
      <w:r w:rsidR="0022649B" w:rsidRPr="0022649B">
        <w:rPr>
          <w:rFonts w:hint="eastAsia"/>
          <w:noProof/>
        </w:rPr>
        <w:t>设置</w:t>
      </w:r>
      <w:r>
        <w:rPr>
          <w:rFonts w:hint="eastAsia"/>
          <w:noProof/>
        </w:rPr>
        <w:t>各个控件的属性。</w:t>
      </w:r>
      <w:r w:rsidR="0022649B">
        <w:rPr>
          <w:rFonts w:hint="eastAsia"/>
        </w:rPr>
        <w:t>一个工程有且仅有一个</w:t>
      </w:r>
      <w:r w:rsidR="0022649B">
        <w:rPr>
          <w:rFonts w:hint="eastAsia"/>
        </w:rPr>
        <w:t>xml</w:t>
      </w:r>
      <w:r w:rsidR="0022649B">
        <w:rPr>
          <w:rFonts w:hint="eastAsia"/>
        </w:rPr>
        <w:t>文件，每个</w:t>
      </w:r>
      <w:r w:rsidR="0022649B">
        <w:rPr>
          <w:rFonts w:hint="eastAsia"/>
        </w:rPr>
        <w:t>page</w:t>
      </w:r>
      <w:r w:rsidR="0022649B">
        <w:rPr>
          <w:rFonts w:hint="eastAsia"/>
        </w:rPr>
        <w:t>为</w:t>
      </w:r>
      <w:r w:rsidR="0022649B">
        <w:rPr>
          <w:rFonts w:hint="eastAsia"/>
        </w:rPr>
        <w:t>xml</w:t>
      </w:r>
      <w:r w:rsidR="0022649B">
        <w:rPr>
          <w:rFonts w:hint="eastAsia"/>
        </w:rPr>
        <w:t>文件中的一段以</w:t>
      </w:r>
      <w:r w:rsidR="0022649B">
        <w:rPr>
          <w:rFonts w:hint="eastAsia"/>
        </w:rPr>
        <w:t>&lt;page&gt;&lt;/page&gt;</w:t>
      </w:r>
      <w:r w:rsidR="0022649B">
        <w:rPr>
          <w:rFonts w:hint="eastAsia"/>
        </w:rPr>
        <w:t>定义的</w:t>
      </w:r>
      <w:r w:rsidR="0022649B">
        <w:rPr>
          <w:rFonts w:hint="eastAsia"/>
        </w:rPr>
        <w:t>xml</w:t>
      </w:r>
      <w:r w:rsidR="0022649B">
        <w:rPr>
          <w:rFonts w:hint="eastAsia"/>
        </w:rPr>
        <w:t>脚本</w:t>
      </w:r>
      <w:r>
        <w:rPr>
          <w:rFonts w:hint="eastAsia"/>
          <w:noProof/>
        </w:rPr>
        <w:t>。</w:t>
      </w:r>
    </w:p>
    <w:p w:rsidR="003D1A22" w:rsidRDefault="00CC5D6B" w:rsidP="0022649B">
      <w:pPr>
        <w:pStyle w:val="af"/>
        <w:rPr>
          <w:noProof/>
        </w:rPr>
      </w:pPr>
      <w:r>
        <w:rPr>
          <w:rFonts w:hint="eastAsia"/>
          <w:noProof/>
        </w:rPr>
        <w:t>工具也能将编辑后的页面模拟出来。如下：</w:t>
      </w:r>
    </w:p>
    <w:p w:rsidR="00231F81" w:rsidRDefault="00FE3CF5" w:rsidP="0022649B">
      <w:pPr>
        <w:pStyle w:val="af"/>
      </w:pPr>
      <w:r>
        <w:lastRenderedPageBreak/>
        <w:pict>
          <v:shape id="_x0000_i1028" type="#_x0000_t75" style="width:414.75pt;height:199.5pt">
            <v:imagedata r:id="rId15" o:title=""/>
          </v:shape>
        </w:pict>
      </w:r>
    </w:p>
    <w:p w:rsidR="00CC5D6B" w:rsidRDefault="00CC5D6B" w:rsidP="00CC5D6B">
      <w:pPr>
        <w:rPr>
          <w:noProof/>
        </w:rPr>
      </w:pPr>
      <w:r>
        <w:rPr>
          <w:rFonts w:hint="eastAsia"/>
          <w:noProof/>
        </w:rPr>
        <w:tab/>
      </w:r>
    </w:p>
    <w:p w:rsidR="00CC5D6B" w:rsidRDefault="00CC5D6B" w:rsidP="00CC5D6B">
      <w:pPr>
        <w:ind w:firstLine="420"/>
        <w:rPr>
          <w:noProof/>
        </w:rPr>
      </w:pPr>
      <w:r>
        <w:rPr>
          <w:rFonts w:hint="eastAsia"/>
          <w:noProof/>
        </w:rPr>
        <w:t>当编辑完成后，工具可以生成该工程所有页面集合的一个</w:t>
      </w:r>
      <w:r>
        <w:rPr>
          <w:rFonts w:hint="eastAsia"/>
          <w:noProof/>
        </w:rPr>
        <w:t>xml</w:t>
      </w:r>
      <w:r>
        <w:rPr>
          <w:rFonts w:hint="eastAsia"/>
          <w:noProof/>
        </w:rPr>
        <w:t>文件。</w:t>
      </w:r>
      <w:r>
        <w:rPr>
          <w:rFonts w:hint="eastAsia"/>
          <w:noProof/>
        </w:rPr>
        <w:t>UI</w:t>
      </w:r>
      <w:r>
        <w:rPr>
          <w:rFonts w:hint="eastAsia"/>
          <w:noProof/>
        </w:rPr>
        <w:t>库依靠该</w:t>
      </w:r>
      <w:r>
        <w:rPr>
          <w:rFonts w:hint="eastAsia"/>
          <w:noProof/>
        </w:rPr>
        <w:t>xml</w:t>
      </w:r>
      <w:r>
        <w:rPr>
          <w:rFonts w:hint="eastAsia"/>
          <w:noProof/>
        </w:rPr>
        <w:t>文件，</w:t>
      </w:r>
      <w:r w:rsidR="0022649B">
        <w:rPr>
          <w:rFonts w:hint="eastAsia"/>
          <w:noProof/>
        </w:rPr>
        <w:t>加载页面</w:t>
      </w:r>
      <w:r>
        <w:rPr>
          <w:rFonts w:hint="eastAsia"/>
          <w:noProof/>
        </w:rPr>
        <w:t>，在终端中呈现。</w:t>
      </w:r>
    </w:p>
    <w:p w:rsidR="00DA4BC1" w:rsidRPr="00D91380" w:rsidRDefault="00DA4BC1" w:rsidP="00E71F97">
      <w:pPr>
        <w:pStyle w:val="2"/>
        <w:widowControl/>
        <w:numPr>
          <w:ilvl w:val="1"/>
          <w:numId w:val="5"/>
        </w:numPr>
        <w:spacing w:before="400" w:after="400" w:line="240" w:lineRule="auto"/>
        <w:jc w:val="left"/>
        <w:rPr>
          <w:rFonts w:eastAsia="宋体" w:cs="黑体"/>
          <w:b w:val="0"/>
          <w:color w:val="4F81BD"/>
          <w:kern w:val="0"/>
          <w:szCs w:val="26"/>
        </w:rPr>
      </w:pPr>
      <w:bookmarkStart w:id="13" w:name="_Toc449080436"/>
      <w:r w:rsidRPr="00D91380">
        <w:rPr>
          <w:rFonts w:eastAsia="宋体" w:cs="黑体" w:hint="eastAsia"/>
          <w:b w:val="0"/>
          <w:color w:val="4F81BD"/>
          <w:kern w:val="0"/>
          <w:szCs w:val="26"/>
        </w:rPr>
        <w:t>xml</w:t>
      </w:r>
      <w:r w:rsidRPr="00D91380">
        <w:rPr>
          <w:rFonts w:eastAsia="宋体" w:cs="黑体" w:hint="eastAsia"/>
          <w:b w:val="0"/>
          <w:color w:val="4F81BD"/>
          <w:kern w:val="0"/>
          <w:szCs w:val="26"/>
        </w:rPr>
        <w:t>文件</w:t>
      </w:r>
      <w:bookmarkEnd w:id="13"/>
    </w:p>
    <w:p w:rsidR="00DA4BC1" w:rsidRPr="00A45AD5" w:rsidRDefault="00DA4BC1" w:rsidP="00DA4BC1">
      <w:r>
        <w:rPr>
          <w:rFonts w:hint="eastAsia"/>
        </w:rPr>
        <w:tab/>
      </w:r>
      <w:r>
        <w:rPr>
          <w:rFonts w:hint="eastAsia"/>
        </w:rPr>
        <w:t>页面，跟平常在浏览器上看到的网页很类似，上面画有文本、图片、按钮，不过它是一个轻量级的页面，页面上可显示的内容在制作页面的工具上会约束，页面由</w:t>
      </w:r>
      <w:r>
        <w:rPr>
          <w:rFonts w:hint="eastAsia"/>
        </w:rPr>
        <w:t>xml</w:t>
      </w:r>
      <w:r>
        <w:rPr>
          <w:rFonts w:hint="eastAsia"/>
        </w:rPr>
        <w:t>脚本描述。</w:t>
      </w:r>
    </w:p>
    <w:p w:rsidR="00DA4BC1" w:rsidRDefault="00DA4BC1" w:rsidP="00DA4BC1">
      <w:pPr>
        <w:ind w:firstLine="420"/>
        <w:rPr>
          <w:noProof/>
        </w:rPr>
      </w:pPr>
      <w:r>
        <w:rPr>
          <w:rFonts w:hint="eastAsia"/>
          <w:noProof/>
        </w:rPr>
        <w:t>综合考虑发挥当前机器硬件配置下</w:t>
      </w:r>
      <w:r>
        <w:rPr>
          <w:rFonts w:hint="eastAsia"/>
          <w:noProof/>
        </w:rPr>
        <w:t>UI</w:t>
      </w:r>
      <w:r>
        <w:rPr>
          <w:rFonts w:hint="eastAsia"/>
          <w:noProof/>
        </w:rPr>
        <w:t>的最佳表现效果和</w:t>
      </w:r>
      <w:r>
        <w:rPr>
          <w:rFonts w:hint="eastAsia"/>
          <w:noProof/>
        </w:rPr>
        <w:t>UI</w:t>
      </w:r>
      <w:r>
        <w:rPr>
          <w:rFonts w:hint="eastAsia"/>
          <w:noProof/>
        </w:rPr>
        <w:t>在未来不同机器的兼容性问题，</w:t>
      </w:r>
      <w:r>
        <w:rPr>
          <w:rFonts w:hint="eastAsia"/>
          <w:noProof/>
        </w:rPr>
        <w:t xml:space="preserve"> </w:t>
      </w:r>
      <w:r>
        <w:rPr>
          <w:rFonts w:hint="eastAsia"/>
          <w:noProof/>
        </w:rPr>
        <w:t>我们提出了</w:t>
      </w:r>
      <w:r w:rsidR="0083304D">
        <w:rPr>
          <w:rFonts w:hint="eastAsia"/>
          <w:noProof/>
        </w:rPr>
        <w:t>“一个</w:t>
      </w:r>
      <w:r w:rsidR="0083304D">
        <w:rPr>
          <w:rFonts w:hint="eastAsia"/>
          <w:noProof/>
        </w:rPr>
        <w:t>xml</w:t>
      </w:r>
      <w:r w:rsidR="0083304D">
        <w:rPr>
          <w:rFonts w:hint="eastAsia"/>
          <w:noProof/>
        </w:rPr>
        <w:t>脚本对应一个页面“</w:t>
      </w:r>
      <w:r>
        <w:rPr>
          <w:rFonts w:hint="eastAsia"/>
          <w:noProof/>
        </w:rPr>
        <w:t>这里所说的页面，指的是一个对用户可见的和该相关联的所有消息处理的集合，但是页面包括的内容简洁明了，下图为页面控件描述与界面的对应示例：</w:t>
      </w:r>
    </w:p>
    <w:p w:rsidR="00DA4BC1" w:rsidRDefault="00FE3CF5" w:rsidP="00DA4BC1">
      <w:pPr>
        <w:ind w:firstLine="420"/>
        <w:rPr>
          <w:noProof/>
        </w:rPr>
      </w:pPr>
      <w:r>
        <w:rPr>
          <w:noProof/>
        </w:rPr>
        <w:pict>
          <v:shape id="_x0000_i1029" type="#_x0000_t75" style="width:414.75pt;height:216.75pt">
            <v:imagedata r:id="rId16" o:title=""/>
          </v:shape>
        </w:pict>
      </w:r>
    </w:p>
    <w:p w:rsidR="00DA4BC1" w:rsidRDefault="00DA4BC1" w:rsidP="00DA4BC1">
      <w:pPr>
        <w:ind w:firstLine="420"/>
        <w:rPr>
          <w:noProof/>
        </w:rPr>
      </w:pPr>
    </w:p>
    <w:p w:rsidR="00DA4BC1" w:rsidRDefault="00DA4BC1" w:rsidP="00DA4BC1">
      <w:pPr>
        <w:rPr>
          <w:noProof/>
        </w:rPr>
      </w:pPr>
      <w:r>
        <w:rPr>
          <w:rFonts w:hint="eastAsia"/>
          <w:noProof/>
        </w:rPr>
        <w:tab/>
      </w:r>
      <w:r>
        <w:rPr>
          <w:rFonts w:hint="eastAsia"/>
          <w:noProof/>
        </w:rPr>
        <w:t>一个</w:t>
      </w:r>
      <w:r w:rsidR="00162F97">
        <w:rPr>
          <w:rFonts w:hint="eastAsia"/>
          <w:noProof/>
        </w:rPr>
        <w:t>xml</w:t>
      </w:r>
      <w:r>
        <w:rPr>
          <w:rFonts w:hint="eastAsia"/>
          <w:noProof/>
        </w:rPr>
        <w:t>对应一个页面，一个页面同一时刻只能呈现一个</w:t>
      </w:r>
      <w:r w:rsidR="0042425A">
        <w:rPr>
          <w:rFonts w:hint="eastAsia"/>
          <w:noProof/>
        </w:rPr>
        <w:t>xml</w:t>
      </w:r>
      <w:r>
        <w:rPr>
          <w:rFonts w:hint="eastAsia"/>
          <w:noProof/>
        </w:rPr>
        <w:t>脚本描述的内容，对一个页面加载一个新的</w:t>
      </w:r>
      <w:r w:rsidR="008627E0">
        <w:rPr>
          <w:rFonts w:hint="eastAsia"/>
          <w:noProof/>
        </w:rPr>
        <w:t>xml</w:t>
      </w:r>
      <w:r>
        <w:rPr>
          <w:rFonts w:hint="eastAsia"/>
          <w:noProof/>
        </w:rPr>
        <w:t>脚本，必然会导致页面内所有资源的更替。一个</w:t>
      </w:r>
      <w:r w:rsidR="008627E0">
        <w:rPr>
          <w:rFonts w:hint="eastAsia"/>
          <w:noProof/>
        </w:rPr>
        <w:t>xml</w:t>
      </w:r>
      <w:r>
        <w:rPr>
          <w:rFonts w:hint="eastAsia"/>
          <w:noProof/>
        </w:rPr>
        <w:t>对应一个页面更想强调的是，应用页面</w:t>
      </w:r>
      <w:r w:rsidR="00015291">
        <w:rPr>
          <w:rFonts w:hint="eastAsia"/>
          <w:noProof/>
        </w:rPr>
        <w:t>定</w:t>
      </w:r>
      <w:r>
        <w:rPr>
          <w:rFonts w:hint="eastAsia"/>
          <w:noProof/>
        </w:rPr>
        <w:t>制化和迁移更便捷，对特定页面的修改一般只需对特定一个</w:t>
      </w:r>
      <w:r w:rsidR="008627E0">
        <w:rPr>
          <w:rFonts w:hint="eastAsia"/>
          <w:noProof/>
        </w:rPr>
        <w:lastRenderedPageBreak/>
        <w:t>xml</w:t>
      </w:r>
      <w:r w:rsidR="0083304D">
        <w:rPr>
          <w:rFonts w:hint="eastAsia"/>
          <w:noProof/>
        </w:rPr>
        <w:t>脚本</w:t>
      </w:r>
      <w:r>
        <w:rPr>
          <w:rFonts w:hint="eastAsia"/>
          <w:noProof/>
        </w:rPr>
        <w:t>做替换。这样，即可做到代码与界面设计相互独立。</w:t>
      </w:r>
    </w:p>
    <w:p w:rsidR="00DA4BC1" w:rsidRPr="009E5A9C" w:rsidRDefault="00DA4BC1" w:rsidP="00DA4BC1">
      <w:pPr>
        <w:ind w:firstLine="420"/>
        <w:rPr>
          <w:i/>
        </w:rPr>
      </w:pPr>
    </w:p>
    <w:p w:rsidR="00DA4BC1" w:rsidRDefault="00DA4BC1" w:rsidP="00CC5D6B">
      <w:pPr>
        <w:ind w:firstLine="420"/>
        <w:rPr>
          <w:noProof/>
        </w:rPr>
      </w:pPr>
    </w:p>
    <w:p w:rsidR="009C2C7A" w:rsidRPr="00360C4D" w:rsidRDefault="009C2C7A" w:rsidP="00E71F97">
      <w:pPr>
        <w:pStyle w:val="2"/>
        <w:widowControl/>
        <w:numPr>
          <w:ilvl w:val="1"/>
          <w:numId w:val="5"/>
        </w:numPr>
        <w:spacing w:before="400" w:after="400" w:line="240" w:lineRule="auto"/>
        <w:jc w:val="left"/>
        <w:rPr>
          <w:rFonts w:ascii="宋体" w:eastAsia="宋体" w:hAnsi="宋体" w:cs="黑体"/>
          <w:b w:val="0"/>
          <w:color w:val="4F81BD"/>
          <w:kern w:val="0"/>
          <w:szCs w:val="26"/>
        </w:rPr>
      </w:pPr>
      <w:bookmarkStart w:id="14" w:name="_Toc449080437"/>
      <w:r w:rsidRPr="00360C4D">
        <w:rPr>
          <w:rFonts w:ascii="宋体" w:eastAsia="宋体" w:hAnsi="宋体" w:cs="黑体" w:hint="eastAsia"/>
          <w:b w:val="0"/>
          <w:color w:val="4F81BD"/>
          <w:kern w:val="0"/>
          <w:szCs w:val="26"/>
        </w:rPr>
        <w:t>UI库</w:t>
      </w:r>
      <w:bookmarkEnd w:id="14"/>
    </w:p>
    <w:p w:rsidR="009C2C7A" w:rsidRPr="009C2C7A" w:rsidRDefault="009C2C7A" w:rsidP="009C2C7A">
      <w:r>
        <w:rPr>
          <w:rFonts w:hint="eastAsia"/>
        </w:rPr>
        <w:tab/>
      </w:r>
      <w:r w:rsidR="007E054A">
        <w:rPr>
          <w:rFonts w:hint="eastAsia"/>
        </w:rPr>
        <w:t>UI</w:t>
      </w:r>
      <w:r w:rsidR="004F4946">
        <w:rPr>
          <w:rFonts w:hint="eastAsia"/>
        </w:rPr>
        <w:t>库为用户提供了</w:t>
      </w:r>
      <w:r w:rsidR="004F4946">
        <w:rPr>
          <w:rFonts w:hint="eastAsia"/>
        </w:rPr>
        <w:t>8</w:t>
      </w:r>
      <w:r w:rsidR="007E054A">
        <w:rPr>
          <w:rFonts w:hint="eastAsia"/>
        </w:rPr>
        <w:t>个接口供使用，具体会在第</w:t>
      </w:r>
      <w:r w:rsidR="007E054A">
        <w:rPr>
          <w:rFonts w:hint="eastAsia"/>
        </w:rPr>
        <w:t>4</w:t>
      </w:r>
      <w:r w:rsidR="007E054A">
        <w:rPr>
          <w:rFonts w:hint="eastAsia"/>
        </w:rPr>
        <w:t>节详细介绍。该小节主要介绍</w:t>
      </w:r>
      <w:r w:rsidR="007E054A">
        <w:rPr>
          <w:rFonts w:hint="eastAsia"/>
        </w:rPr>
        <w:t>UI</w:t>
      </w:r>
      <w:r w:rsidR="007E054A">
        <w:rPr>
          <w:rFonts w:hint="eastAsia"/>
        </w:rPr>
        <w:t>库的组成框架，对于用户来说</w:t>
      </w:r>
      <w:r w:rsidR="0083304D">
        <w:rPr>
          <w:rFonts w:hint="eastAsia"/>
        </w:rPr>
        <w:t>只需了解即可</w:t>
      </w:r>
      <w:r w:rsidR="007E054A">
        <w:rPr>
          <w:rFonts w:hint="eastAsia"/>
        </w:rPr>
        <w:t>。</w:t>
      </w:r>
    </w:p>
    <w:p w:rsidR="00CC5D6B" w:rsidRPr="002B3FE3" w:rsidRDefault="00CC5D6B" w:rsidP="00CC5D6B">
      <w:pPr>
        <w:ind w:firstLine="420"/>
        <w:rPr>
          <w:noProof/>
        </w:rPr>
      </w:pPr>
    </w:p>
    <w:p w:rsidR="000C46B5" w:rsidRPr="00360C4D" w:rsidRDefault="00E628E5" w:rsidP="00E71F97">
      <w:pPr>
        <w:pStyle w:val="3"/>
        <w:numPr>
          <w:ilvl w:val="2"/>
          <w:numId w:val="5"/>
        </w:numPr>
        <w:rPr>
          <w:rFonts w:ascii="黑体" w:eastAsia="黑体" w:hAnsi="黑体"/>
          <w:sz w:val="30"/>
          <w:szCs w:val="30"/>
        </w:rPr>
      </w:pPr>
      <w:bookmarkStart w:id="15" w:name="_Toc449080438"/>
      <w:r w:rsidRPr="00360C4D">
        <w:rPr>
          <w:rFonts w:ascii="黑体" w:eastAsia="黑体" w:hAnsi="黑体" w:hint="eastAsia"/>
          <w:sz w:val="30"/>
          <w:szCs w:val="30"/>
        </w:rPr>
        <w:t>UI库组成</w:t>
      </w:r>
      <w:bookmarkEnd w:id="15"/>
    </w:p>
    <w:p w:rsidR="00E628E5" w:rsidRDefault="00E628E5" w:rsidP="00E628E5">
      <w:pPr>
        <w:ind w:left="420"/>
      </w:pPr>
      <w:r>
        <w:rPr>
          <w:rFonts w:hint="eastAsia"/>
        </w:rPr>
        <w:t>UI</w:t>
      </w:r>
      <w:r>
        <w:rPr>
          <w:rFonts w:hint="eastAsia"/>
        </w:rPr>
        <w:t>库主要由以下几个模块来组成：</w:t>
      </w:r>
    </w:p>
    <w:p w:rsidR="00140CF0" w:rsidRPr="00222DF2" w:rsidRDefault="007E054A" w:rsidP="00222DF2">
      <w:pPr>
        <w:ind w:firstLine="420"/>
      </w:pPr>
      <w:r>
        <w:rPr>
          <w:rFonts w:hint="eastAsia"/>
        </w:rPr>
        <w:t xml:space="preserve">1. </w:t>
      </w:r>
      <w:r w:rsidR="00E628E5">
        <w:rPr>
          <w:rFonts w:hint="eastAsia"/>
        </w:rPr>
        <w:t>字库</w:t>
      </w:r>
      <w:r w:rsidR="00895545">
        <w:rPr>
          <w:rFonts w:hint="eastAsia"/>
        </w:rPr>
        <w:t>管理</w:t>
      </w:r>
      <w:r>
        <w:rPr>
          <w:rFonts w:hint="eastAsia"/>
        </w:rPr>
        <w:t>，该模块主要是对显示的文字进行加工处理，如调整字体大小，粗斜体，字体类型等属性。系统为字库文件开辟了一个公有空间，这样系统中的应用都可以调到该字库文件。</w:t>
      </w:r>
    </w:p>
    <w:p w:rsidR="007E054A" w:rsidRDefault="007E054A" w:rsidP="007E054A">
      <w:pPr>
        <w:ind w:firstLine="420"/>
      </w:pPr>
      <w:r>
        <w:rPr>
          <w:rFonts w:hint="eastAsia"/>
        </w:rPr>
        <w:t xml:space="preserve">2. </w:t>
      </w:r>
      <w:r w:rsidR="00E628E5">
        <w:rPr>
          <w:rFonts w:hint="eastAsia"/>
        </w:rPr>
        <w:t>设备管理器</w:t>
      </w:r>
      <w:r>
        <w:rPr>
          <w:rFonts w:hint="eastAsia"/>
        </w:rPr>
        <w:t>，该模块主要管理与</w:t>
      </w:r>
      <w:r>
        <w:rPr>
          <w:rFonts w:hint="eastAsia"/>
        </w:rPr>
        <w:t>UI</w:t>
      </w:r>
      <w:r>
        <w:rPr>
          <w:rFonts w:hint="eastAsia"/>
        </w:rPr>
        <w:t>相关的设备，如内外置设备的显示，按键，触摸等。</w:t>
      </w:r>
    </w:p>
    <w:p w:rsidR="007E054A" w:rsidRDefault="007E054A" w:rsidP="007E054A">
      <w:pPr>
        <w:ind w:firstLine="420"/>
      </w:pPr>
      <w:r>
        <w:rPr>
          <w:rFonts w:hint="eastAsia"/>
        </w:rPr>
        <w:t xml:space="preserve">3. </w:t>
      </w:r>
      <w:r w:rsidR="00E628E5">
        <w:rPr>
          <w:rFonts w:hint="eastAsia"/>
        </w:rPr>
        <w:t>页管理器</w:t>
      </w:r>
      <w:r>
        <w:rPr>
          <w:rFonts w:hint="eastAsia"/>
        </w:rPr>
        <w:t>，解析</w:t>
      </w:r>
      <w:r>
        <w:t>xml,</w:t>
      </w:r>
      <w:r>
        <w:rPr>
          <w:rFonts w:hint="eastAsia"/>
        </w:rPr>
        <w:t>并存到一个页的结构体中</w:t>
      </w:r>
    </w:p>
    <w:p w:rsidR="00E628E5" w:rsidRDefault="007E054A" w:rsidP="007E054A">
      <w:pPr>
        <w:ind w:firstLine="420"/>
      </w:pPr>
      <w:r>
        <w:rPr>
          <w:rFonts w:hint="eastAsia"/>
        </w:rPr>
        <w:t xml:space="preserve">4. </w:t>
      </w:r>
      <w:r w:rsidR="00E628E5">
        <w:rPr>
          <w:rFonts w:hint="eastAsia"/>
        </w:rPr>
        <w:t>GDI</w:t>
      </w:r>
      <w:r>
        <w:rPr>
          <w:rFonts w:hint="eastAsia"/>
        </w:rPr>
        <w:t>，通过页结构的数据绘制界面。</w:t>
      </w:r>
    </w:p>
    <w:p w:rsidR="00353205" w:rsidRDefault="00353205" w:rsidP="00895545"/>
    <w:p w:rsidR="00353205" w:rsidRPr="00360C4D" w:rsidRDefault="00353205" w:rsidP="00E71F97">
      <w:pPr>
        <w:pStyle w:val="3"/>
        <w:numPr>
          <w:ilvl w:val="2"/>
          <w:numId w:val="5"/>
        </w:numPr>
        <w:rPr>
          <w:rFonts w:ascii="黑体" w:eastAsia="黑体" w:hAnsi="黑体"/>
          <w:sz w:val="30"/>
          <w:szCs w:val="30"/>
        </w:rPr>
      </w:pPr>
      <w:bookmarkStart w:id="16" w:name="_Toc449080439"/>
      <w:r w:rsidRPr="00360C4D">
        <w:rPr>
          <w:rFonts w:ascii="黑体" w:eastAsia="黑体" w:hAnsi="黑体" w:hint="eastAsia"/>
          <w:sz w:val="30"/>
          <w:szCs w:val="30"/>
        </w:rPr>
        <w:t>UI的使用限制</w:t>
      </w:r>
      <w:bookmarkEnd w:id="16"/>
    </w:p>
    <w:p w:rsidR="009F3F94" w:rsidRPr="009F3F94" w:rsidRDefault="009F3F94" w:rsidP="00E71F97">
      <w:pPr>
        <w:pStyle w:val="4"/>
        <w:numPr>
          <w:ilvl w:val="3"/>
          <w:numId w:val="5"/>
        </w:numPr>
      </w:pPr>
      <w:r>
        <w:rPr>
          <w:rFonts w:hint="eastAsia"/>
        </w:rPr>
        <w:t xml:space="preserve"> </w:t>
      </w:r>
      <w:r>
        <w:rPr>
          <w:rFonts w:hint="eastAsia"/>
        </w:rPr>
        <w:t>页数量的限制</w:t>
      </w:r>
    </w:p>
    <w:p w:rsidR="0097502A" w:rsidRDefault="00C350C7" w:rsidP="00A63B0A">
      <w:pPr>
        <w:ind w:firstLineChars="200" w:firstLine="420"/>
      </w:pPr>
      <w:r>
        <w:rPr>
          <w:rFonts w:hint="eastAsia"/>
        </w:rPr>
        <w:t>本</w:t>
      </w:r>
      <w:r>
        <w:rPr>
          <w:rFonts w:hint="eastAsia"/>
        </w:rPr>
        <w:t>UI</w:t>
      </w:r>
      <w:r>
        <w:rPr>
          <w:rFonts w:hint="eastAsia"/>
        </w:rPr>
        <w:t>支持一个界面</w:t>
      </w:r>
      <w:r w:rsidR="0031115A">
        <w:rPr>
          <w:rFonts w:hint="eastAsia"/>
        </w:rPr>
        <w:t>最多</w:t>
      </w:r>
      <w:r>
        <w:rPr>
          <w:rFonts w:hint="eastAsia"/>
        </w:rPr>
        <w:t>有四个页面的显示，包括状态栏，非接灯，和两个用户自己配置的页面</w:t>
      </w:r>
      <w:r w:rsidR="00D72C14">
        <w:rPr>
          <w:rFonts w:hint="eastAsia"/>
        </w:rPr>
        <w:t>，我们称之为普通页。</w:t>
      </w:r>
    </w:p>
    <w:p w:rsidR="00C350C7" w:rsidRDefault="00C350C7" w:rsidP="00E71F97">
      <w:pPr>
        <w:numPr>
          <w:ilvl w:val="0"/>
          <w:numId w:val="4"/>
        </w:numPr>
      </w:pPr>
      <w:r>
        <w:rPr>
          <w:rFonts w:hint="eastAsia"/>
        </w:rPr>
        <w:t>状态栏</w:t>
      </w:r>
      <w:r w:rsidR="00D72C14">
        <w:rPr>
          <w:rFonts w:hint="eastAsia"/>
        </w:rPr>
        <w:t>页</w:t>
      </w:r>
      <w:r>
        <w:rPr>
          <w:rFonts w:hint="eastAsia"/>
        </w:rPr>
        <w:t>：</w:t>
      </w:r>
      <w:r w:rsidR="00D72C14">
        <w:rPr>
          <w:rFonts w:hint="eastAsia"/>
        </w:rPr>
        <w:t>用户只需要使用</w:t>
      </w:r>
      <w:r w:rsidR="00500294">
        <w:rPr>
          <w:rFonts w:hint="eastAsia"/>
        </w:rPr>
        <w:t>EUI</w:t>
      </w:r>
      <w:r w:rsidR="00D72C14">
        <w:rPr>
          <w:rFonts w:hint="eastAsia"/>
        </w:rPr>
        <w:t>_Load</w:t>
      </w:r>
      <w:r w:rsidR="00D72C14">
        <w:rPr>
          <w:rFonts w:hint="eastAsia"/>
        </w:rPr>
        <w:t>接口读取状态栏页的描述名称，即可直接调起状态栏，该页是一个特殊的页，不可被卸载，调起后会一直在应用中存在。</w:t>
      </w:r>
      <w:r w:rsidR="00664D2E">
        <w:rPr>
          <w:rFonts w:hint="eastAsia"/>
        </w:rPr>
        <w:t>UI</w:t>
      </w:r>
      <w:r w:rsidR="000F2D66">
        <w:rPr>
          <w:rFonts w:hint="eastAsia"/>
        </w:rPr>
        <w:t>工具在导出</w:t>
      </w:r>
      <w:r w:rsidR="000F2D66">
        <w:rPr>
          <w:rFonts w:hint="eastAsia"/>
        </w:rPr>
        <w:t>xml</w:t>
      </w:r>
      <w:r w:rsidR="000F2D66">
        <w:rPr>
          <w:rFonts w:hint="eastAsia"/>
        </w:rPr>
        <w:t>文件时会自动导出相应屏幕大小的状态栏</w:t>
      </w:r>
      <w:r w:rsidR="000F2D66">
        <w:rPr>
          <w:rFonts w:hint="eastAsia"/>
        </w:rPr>
        <w:t>xml</w:t>
      </w:r>
      <w:r w:rsidR="000F2D66">
        <w:rPr>
          <w:rFonts w:hint="eastAsia"/>
        </w:rPr>
        <w:t>脚本</w:t>
      </w:r>
      <w:r w:rsidR="00015291">
        <w:rPr>
          <w:rFonts w:hint="eastAsia"/>
        </w:rPr>
        <w:t>（</w:t>
      </w:r>
      <w:r w:rsidR="00015291" w:rsidRPr="00015291">
        <w:rPr>
          <w:rFonts w:hint="eastAsia"/>
          <w:color w:val="FF0000"/>
        </w:rPr>
        <w:t>该页名不可修改</w:t>
      </w:r>
      <w:r w:rsidR="00015291">
        <w:rPr>
          <w:rFonts w:hint="eastAsia"/>
        </w:rPr>
        <w:t>）</w:t>
      </w:r>
      <w:r w:rsidR="000F2D66">
        <w:rPr>
          <w:rFonts w:hint="eastAsia"/>
        </w:rPr>
        <w:t>。</w:t>
      </w:r>
    </w:p>
    <w:p w:rsidR="000F2D66" w:rsidRDefault="000F2D66" w:rsidP="000F2D66">
      <w:pPr>
        <w:ind w:left="780"/>
      </w:pPr>
      <w:r>
        <w:rPr>
          <w:rFonts w:hint="eastAsia"/>
        </w:rPr>
        <w:t>状态栏脚本描述如下：</w:t>
      </w:r>
    </w:p>
    <w:p w:rsidR="000F2D66" w:rsidRDefault="000F2D66" w:rsidP="00015291">
      <w:pPr>
        <w:ind w:leftChars="371" w:left="1304" w:hangingChars="250" w:hanging="525"/>
      </w:pPr>
      <w:r>
        <w:t xml:space="preserve">  </w:t>
      </w:r>
      <w:r w:rsidR="00015291">
        <w:rPr>
          <w:rFonts w:hint="eastAsia"/>
        </w:rPr>
        <w:t xml:space="preserve"> </w:t>
      </w:r>
      <w:r>
        <w:t>&lt;Page name="SYS_STATUSBAR.xml" title="home" x="0" y="0" layoutWidth="240" layoutHeight="20" bgColor="#000000"&gt;</w:t>
      </w:r>
    </w:p>
    <w:p w:rsidR="000F2D66" w:rsidRDefault="00015291" w:rsidP="00015291">
      <w:pPr>
        <w:ind w:leftChars="371" w:left="1724" w:hangingChars="450" w:hanging="945"/>
      </w:pPr>
      <w:r>
        <w:t xml:space="preserve">      </w:t>
      </w:r>
      <w:r>
        <w:rPr>
          <w:rFonts w:hint="eastAsia"/>
        </w:rPr>
        <w:t xml:space="preserve">  </w:t>
      </w:r>
      <w:r w:rsidR="000F2D66">
        <w:t>&lt;TextBox  name="StatusbarTextTime" x="80" y="0" layoutWidth="80" layoutHeight="20" fgColor="#FFFFFF" fontSize="18" textAlign="CENTER_CENTER"&gt;&lt;/TextBox&gt;</w:t>
      </w:r>
    </w:p>
    <w:p w:rsidR="000F2D66" w:rsidRDefault="00015291" w:rsidP="000F2D66">
      <w:pPr>
        <w:ind w:left="780"/>
      </w:pPr>
      <w:r>
        <w:t xml:space="preserve"> </w:t>
      </w:r>
      <w:r>
        <w:rPr>
          <w:rFonts w:hint="eastAsia"/>
        </w:rPr>
        <w:t xml:space="preserve"> </w:t>
      </w:r>
      <w:r>
        <w:t xml:space="preserve"> </w:t>
      </w:r>
      <w:r w:rsidR="000F2D66">
        <w:t>&lt;/Page&gt;</w:t>
      </w:r>
    </w:p>
    <w:p w:rsidR="007275F7" w:rsidRDefault="007275F7" w:rsidP="007275F7">
      <w:pPr>
        <w:ind w:left="840" w:firstLine="420"/>
      </w:pPr>
      <w:r>
        <w:rPr>
          <w:rFonts w:hint="eastAsia"/>
        </w:rPr>
        <w:t>需要注意的是，状态栏已经在</w:t>
      </w:r>
      <w:r>
        <w:rPr>
          <w:rFonts w:hint="eastAsia"/>
        </w:rPr>
        <w:t>UI</w:t>
      </w:r>
      <w:r>
        <w:rPr>
          <w:rFonts w:hint="eastAsia"/>
        </w:rPr>
        <w:t>库中实现，用户只需要调起</w:t>
      </w:r>
      <w:r>
        <w:rPr>
          <w:rFonts w:hint="eastAsia"/>
        </w:rPr>
        <w:lastRenderedPageBreak/>
        <w:t>EUI_Load(</w:t>
      </w:r>
      <w:r>
        <w:t>"SYS_STATUSBAR.xml"</w:t>
      </w:r>
      <w:r>
        <w:rPr>
          <w:rFonts w:hint="eastAsia"/>
        </w:rPr>
        <w:t>),</w:t>
      </w:r>
      <w:r>
        <w:rPr>
          <w:rFonts w:hint="eastAsia"/>
        </w:rPr>
        <w:t>即可显示状态栏页，状态栏页的图标文件名是固定的，具体参见</w:t>
      </w:r>
      <w:r>
        <w:rPr>
          <w:rFonts w:hint="eastAsia"/>
        </w:rPr>
        <w:t>EUI demo</w:t>
      </w:r>
      <w:r>
        <w:rPr>
          <w:rFonts w:hint="eastAsia"/>
        </w:rPr>
        <w:t>的</w:t>
      </w:r>
      <w:r>
        <w:rPr>
          <w:rFonts w:hint="eastAsia"/>
        </w:rPr>
        <w:t>res</w:t>
      </w:r>
      <w:r>
        <w:rPr>
          <w:rFonts w:hint="eastAsia"/>
        </w:rPr>
        <w:t>文件夹下的图标资源文件名。</w:t>
      </w:r>
    </w:p>
    <w:p w:rsidR="00D72C14" w:rsidRDefault="00D72C14" w:rsidP="00E71F97">
      <w:pPr>
        <w:numPr>
          <w:ilvl w:val="0"/>
          <w:numId w:val="4"/>
        </w:numPr>
      </w:pPr>
      <w:r>
        <w:rPr>
          <w:rFonts w:hint="eastAsia"/>
        </w:rPr>
        <w:t>非接灯页：调起方法与状态栏页一样，该页也是特殊页，调起后会在应用中存在。</w:t>
      </w:r>
    </w:p>
    <w:p w:rsidR="000F2D66" w:rsidRDefault="00015291" w:rsidP="001900C9">
      <w:pPr>
        <w:ind w:leftChars="371" w:left="779" w:firstLineChars="500" w:firstLine="1050"/>
      </w:pPr>
      <w:r>
        <w:rPr>
          <w:rFonts w:hint="eastAsia"/>
        </w:rPr>
        <w:t>同样工具会自动导出非接灯页面的</w:t>
      </w:r>
      <w:r>
        <w:rPr>
          <w:rFonts w:hint="eastAsia"/>
        </w:rPr>
        <w:t>xm</w:t>
      </w:r>
      <w:r w:rsidR="001900C9">
        <w:rPr>
          <w:rFonts w:hint="eastAsia"/>
        </w:rPr>
        <w:t>l</w:t>
      </w:r>
      <w:r>
        <w:rPr>
          <w:rFonts w:hint="eastAsia"/>
        </w:rPr>
        <w:t>脚本（</w:t>
      </w:r>
      <w:r w:rsidRPr="00015291">
        <w:rPr>
          <w:rFonts w:hint="eastAsia"/>
          <w:color w:val="FF0000"/>
        </w:rPr>
        <w:t>该页名不可修改</w:t>
      </w:r>
      <w:r>
        <w:rPr>
          <w:rFonts w:hint="eastAsia"/>
        </w:rPr>
        <w:t>）</w:t>
      </w:r>
    </w:p>
    <w:p w:rsidR="00015291" w:rsidRDefault="00015291" w:rsidP="000F2D66">
      <w:pPr>
        <w:ind w:left="780"/>
      </w:pPr>
      <w:r>
        <w:rPr>
          <w:rFonts w:hint="eastAsia"/>
        </w:rPr>
        <w:t>非接灯页面</w:t>
      </w:r>
      <w:r>
        <w:rPr>
          <w:rFonts w:hint="eastAsia"/>
        </w:rPr>
        <w:t>xml</w:t>
      </w:r>
      <w:r>
        <w:rPr>
          <w:rFonts w:hint="eastAsia"/>
        </w:rPr>
        <w:t>脚本如下：</w:t>
      </w:r>
    </w:p>
    <w:p w:rsidR="00015291" w:rsidRDefault="00015291" w:rsidP="00015291">
      <w:pPr>
        <w:ind w:left="780"/>
      </w:pPr>
      <w:r>
        <w:t>&lt;Page name="SYS_PICCLIGHT.xml" title="home" x="0" y="0" layoutWidth="240" layoutHeight="40" bgColor="#000000" transparent="0"&gt;</w:t>
      </w:r>
    </w:p>
    <w:p w:rsidR="00015291" w:rsidRDefault="00015291" w:rsidP="00015291">
      <w:pPr>
        <w:ind w:left="780"/>
      </w:pPr>
      <w:r>
        <w:t xml:space="preserve">        &lt;PictureBox name="SYS_PICC_LIGHT_BG" x="0" y="0" layoutWidth="240" layoutHeight="40" bgColor="#00000000" transparent="0" imageAlign="CENTER_CENTER" imagePath=""&gt;&lt;/PictureBox&gt;</w:t>
      </w:r>
    </w:p>
    <w:p w:rsidR="00015291" w:rsidRDefault="00015291" w:rsidP="00015291">
      <w:pPr>
        <w:ind w:left="780"/>
      </w:pPr>
      <w:r>
        <w:t xml:space="preserve">        &lt;PictureBox name="SYS_PICC_BLUE_LIGHT" x="0" y="0" layoutWidth="60" layoutHeight="40" bgColor="#00000000" transparent="0" imageAlign="CENTER_CENTER" imagePath=""&gt;&lt;/PictureBox&gt;</w:t>
      </w:r>
    </w:p>
    <w:p w:rsidR="00015291" w:rsidRDefault="00015291" w:rsidP="00015291">
      <w:pPr>
        <w:ind w:left="780"/>
      </w:pPr>
      <w:r>
        <w:t xml:space="preserve">        &lt;PictureBox name="SYS_PICC_YELLOW_LIGHT" x="60" y="0" layoutWidth="60" layoutHeight="40" bgColor="#00000000" transparent="0" imageAlign="CENTER_CENTER" imagePath=""&gt;&lt;/PictureBox&gt;</w:t>
      </w:r>
    </w:p>
    <w:p w:rsidR="00015291" w:rsidRDefault="00015291" w:rsidP="00015291">
      <w:pPr>
        <w:ind w:left="780"/>
      </w:pPr>
      <w:r>
        <w:t xml:space="preserve">        &lt;PictureBox name="SYS_PICC_GREEN_LIGHT" x="120" y="0" layoutWidth="60" layoutHeight="40" bgColor="#00000000" transparent="0" imageAlign="CENTER_CENTER" imagePath=""&gt;&lt;/PictureBox&gt;</w:t>
      </w:r>
    </w:p>
    <w:p w:rsidR="00015291" w:rsidRDefault="00015291" w:rsidP="00015291">
      <w:pPr>
        <w:ind w:left="780"/>
      </w:pPr>
      <w:r>
        <w:t xml:space="preserve">        &lt;PictureBox name="SYS_PICC_RED_LIGHT" x="180" y="0" layoutWidth="60" layoutHeight="40" bgColor="#00000000" transparent="0" imageAlign="CENTER_CENTER" imagePath=""&gt;&lt;/PictureBox&gt;</w:t>
      </w:r>
    </w:p>
    <w:p w:rsidR="00015291" w:rsidRDefault="00015291" w:rsidP="00015291">
      <w:pPr>
        <w:ind w:left="780"/>
      </w:pPr>
      <w:r>
        <w:t xml:space="preserve">      &lt;/Page&gt;</w:t>
      </w:r>
    </w:p>
    <w:p w:rsidR="007275F7" w:rsidRDefault="007275F7" w:rsidP="00015291">
      <w:pPr>
        <w:ind w:left="780"/>
      </w:pPr>
      <w:r>
        <w:rPr>
          <w:rFonts w:hint="eastAsia"/>
        </w:rPr>
        <w:tab/>
      </w:r>
      <w:r>
        <w:rPr>
          <w:rFonts w:hint="eastAsia"/>
        </w:rPr>
        <w:tab/>
      </w:r>
      <w:r>
        <w:rPr>
          <w:rFonts w:hint="eastAsia"/>
        </w:rPr>
        <w:t>非接灯页的资源与状态栏一样，拥有固定的名称，与</w:t>
      </w:r>
      <w:r>
        <w:rPr>
          <w:rFonts w:hint="eastAsia"/>
        </w:rPr>
        <w:t>demo</w:t>
      </w:r>
      <w:r>
        <w:rPr>
          <w:rFonts w:hint="eastAsia"/>
        </w:rPr>
        <w:t>中</w:t>
      </w:r>
      <w:r>
        <w:rPr>
          <w:rFonts w:hint="eastAsia"/>
        </w:rPr>
        <w:t>res</w:t>
      </w:r>
      <w:r>
        <w:rPr>
          <w:rFonts w:hint="eastAsia"/>
        </w:rPr>
        <w:t>文件夹下</w:t>
      </w:r>
      <w:r>
        <w:rPr>
          <w:rFonts w:hint="eastAsia"/>
        </w:rPr>
        <w:t>PICC</w:t>
      </w:r>
      <w:r>
        <w:rPr>
          <w:rFonts w:hint="eastAsia"/>
        </w:rPr>
        <w:t>灯资源文件名一致</w:t>
      </w:r>
    </w:p>
    <w:p w:rsidR="00D72C14" w:rsidRDefault="00D72C14" w:rsidP="00E71F97">
      <w:pPr>
        <w:numPr>
          <w:ilvl w:val="0"/>
          <w:numId w:val="4"/>
        </w:numPr>
      </w:pPr>
      <w:r>
        <w:rPr>
          <w:rFonts w:hint="eastAsia"/>
        </w:rPr>
        <w:t>普通页：目前最多支持两个普通页在同一个界面中出现，如果普通页的数量超出两个，</w:t>
      </w:r>
      <w:r w:rsidR="00500294">
        <w:rPr>
          <w:rFonts w:hint="eastAsia"/>
        </w:rPr>
        <w:t>EUI</w:t>
      </w:r>
      <w:r>
        <w:rPr>
          <w:rFonts w:hint="eastAsia"/>
        </w:rPr>
        <w:t>_Load</w:t>
      </w:r>
      <w:r>
        <w:rPr>
          <w:rFonts w:hint="eastAsia"/>
        </w:rPr>
        <w:t>将会失败，返回页空间用完</w:t>
      </w:r>
      <w:r w:rsidR="00E63421">
        <w:rPr>
          <w:rFonts w:hint="eastAsia"/>
        </w:rPr>
        <w:t>（</w:t>
      </w:r>
      <w:r w:rsidR="00E63421">
        <w:rPr>
          <w:rFonts w:hint="eastAsia"/>
        </w:rPr>
        <w:t>-2</w:t>
      </w:r>
      <w:r w:rsidR="00E63421">
        <w:rPr>
          <w:rFonts w:hint="eastAsia"/>
        </w:rPr>
        <w:t>）</w:t>
      </w:r>
      <w:r>
        <w:rPr>
          <w:rFonts w:hint="eastAsia"/>
        </w:rPr>
        <w:t>。</w:t>
      </w:r>
    </w:p>
    <w:p w:rsidR="00871A3B" w:rsidRDefault="00871A3B" w:rsidP="00E71F97">
      <w:pPr>
        <w:numPr>
          <w:ilvl w:val="0"/>
          <w:numId w:val="4"/>
        </w:numPr>
      </w:pPr>
      <w:r>
        <w:rPr>
          <w:rFonts w:hint="eastAsia"/>
        </w:rPr>
        <w:t>虚拟键盘页，由</w:t>
      </w:r>
      <w:r>
        <w:rPr>
          <w:rFonts w:hint="eastAsia"/>
        </w:rPr>
        <w:t>EUI</w:t>
      </w:r>
      <w:r>
        <w:rPr>
          <w:rFonts w:hint="eastAsia"/>
        </w:rPr>
        <w:t>自己调起，用户不需关注，详情见与该文档共同提供的</w:t>
      </w:r>
      <w:r>
        <w:rPr>
          <w:rFonts w:hint="eastAsia"/>
        </w:rPr>
        <w:t>ui.xml</w:t>
      </w:r>
      <w:r>
        <w:rPr>
          <w:rFonts w:hint="eastAsia"/>
        </w:rPr>
        <w:t>文件</w:t>
      </w:r>
    </w:p>
    <w:p w:rsidR="00871A3B" w:rsidRDefault="00871A3B" w:rsidP="00871A3B">
      <w:pPr>
        <w:ind w:left="780"/>
      </w:pPr>
    </w:p>
    <w:p w:rsidR="009F3F94" w:rsidRDefault="009F3F94" w:rsidP="00E71F97">
      <w:pPr>
        <w:pStyle w:val="4"/>
        <w:numPr>
          <w:ilvl w:val="3"/>
          <w:numId w:val="5"/>
        </w:numPr>
      </w:pPr>
      <w:r>
        <w:rPr>
          <w:rFonts w:hint="eastAsia"/>
        </w:rPr>
        <w:t>控件的限制</w:t>
      </w:r>
    </w:p>
    <w:p w:rsidR="00ED4048" w:rsidRDefault="00ED4048" w:rsidP="003255C2">
      <w:pPr>
        <w:ind w:left="420" w:firstLine="420"/>
      </w:pPr>
      <w:r>
        <w:rPr>
          <w:rFonts w:hint="eastAsia"/>
        </w:rPr>
        <w:t>对于物理键盘能够获取到焦点的控件（目前只有菜单与编辑框），一个页中只能显示一个</w:t>
      </w:r>
      <w:r w:rsidR="009617F4">
        <w:rPr>
          <w:rFonts w:hint="eastAsia"/>
        </w:rPr>
        <w:t>，同样一个页中也只能同时显示一个编辑框或菜单</w:t>
      </w:r>
      <w:r>
        <w:rPr>
          <w:rFonts w:hint="eastAsia"/>
        </w:rPr>
        <w:t>。</w:t>
      </w:r>
      <w:r w:rsidR="004E6E66">
        <w:rPr>
          <w:rFonts w:hint="eastAsia"/>
        </w:rPr>
        <w:t>菜单跟编辑框都能够响应物理按键，当页中同时存在菜单与编辑框</w:t>
      </w:r>
      <w:r w:rsidR="009617F4">
        <w:rPr>
          <w:rFonts w:hint="eastAsia"/>
        </w:rPr>
        <w:t>时</w:t>
      </w:r>
      <w:r w:rsidR="004E6E66">
        <w:rPr>
          <w:rFonts w:hint="eastAsia"/>
        </w:rPr>
        <w:t>，如果有物理按键按下，则页面中是编辑框控件做出响应还是菜单控件做出响应</w:t>
      </w:r>
      <w:r w:rsidR="009617F4">
        <w:rPr>
          <w:rFonts w:hint="eastAsia"/>
        </w:rPr>
        <w:t>，无法判断（页中同时存在多个编辑框与菜单的情况类似）。</w:t>
      </w:r>
    </w:p>
    <w:p w:rsidR="003255C2" w:rsidRPr="00ED4048" w:rsidRDefault="003255C2" w:rsidP="003255C2">
      <w:pPr>
        <w:ind w:left="420" w:firstLine="420"/>
      </w:pPr>
      <w:r>
        <w:rPr>
          <w:rFonts w:hint="eastAsia"/>
        </w:rPr>
        <w:t>每个页中最多能支持</w:t>
      </w:r>
      <w:r>
        <w:rPr>
          <w:rFonts w:hint="eastAsia"/>
        </w:rPr>
        <w:t>50</w:t>
      </w:r>
      <w:r>
        <w:rPr>
          <w:rFonts w:hint="eastAsia"/>
        </w:rPr>
        <w:t>个控件，包括</w:t>
      </w:r>
      <w:r>
        <w:rPr>
          <w:rFonts w:hint="eastAsia"/>
        </w:rPr>
        <w:t>MenuItem</w:t>
      </w:r>
      <w:r>
        <w:rPr>
          <w:rFonts w:hint="eastAsia"/>
        </w:rPr>
        <w:t>。</w:t>
      </w:r>
    </w:p>
    <w:p w:rsidR="00DA4BC1" w:rsidRPr="005349E6" w:rsidRDefault="000A0638" w:rsidP="005349E6">
      <w:pPr>
        <w:pStyle w:val="1"/>
        <w:numPr>
          <w:ilvl w:val="0"/>
          <w:numId w:val="0"/>
        </w:numPr>
        <w:spacing w:before="360" w:after="360"/>
        <w:jc w:val="center"/>
        <w:rPr>
          <w:rFonts w:ascii="宋体" w:hAnsi="宋体"/>
          <w:color w:val="4F81BD"/>
          <w:sz w:val="72"/>
          <w:szCs w:val="72"/>
        </w:rPr>
      </w:pPr>
      <w:r>
        <w:br w:type="page"/>
      </w:r>
      <w:bookmarkStart w:id="17" w:name="_Toc449080440"/>
      <w:r w:rsidR="001413B4" w:rsidRPr="005349E6">
        <w:rPr>
          <w:rFonts w:ascii="宋体" w:hAnsi="宋体" w:hint="eastAsia"/>
          <w:color w:val="4F81BD"/>
          <w:sz w:val="72"/>
          <w:szCs w:val="72"/>
        </w:rPr>
        <w:lastRenderedPageBreak/>
        <w:t>4 页与控件</w:t>
      </w:r>
      <w:bookmarkEnd w:id="17"/>
    </w:p>
    <w:p w:rsidR="00D91380" w:rsidRDefault="00D91380" w:rsidP="00D91380">
      <w:pPr>
        <w:rPr>
          <w:kern w:val="0"/>
        </w:rPr>
      </w:pPr>
      <w:r>
        <w:rPr>
          <w:rFonts w:hint="eastAsia"/>
          <w:kern w:val="0"/>
        </w:rPr>
        <w:t>本章节将介绍</w:t>
      </w:r>
      <w:r>
        <w:rPr>
          <w:rFonts w:hint="eastAsia"/>
          <w:kern w:val="0"/>
        </w:rPr>
        <w:t>xml</w:t>
      </w:r>
      <w:r>
        <w:rPr>
          <w:rFonts w:hint="eastAsia"/>
          <w:kern w:val="0"/>
        </w:rPr>
        <w:t>文件中页面与各控件和各控件属性的描述规则。</w:t>
      </w:r>
      <w:r w:rsidR="00586CFC">
        <w:rPr>
          <w:rFonts w:hint="eastAsia"/>
          <w:kern w:val="0"/>
        </w:rPr>
        <w:t>如无特殊说明，属性值的类型均为字符串的形式。</w:t>
      </w:r>
    </w:p>
    <w:p w:rsidR="00DA4BC1" w:rsidRPr="00D91380" w:rsidRDefault="008A71D3"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18" w:name="_Toc449080441"/>
      <w:r>
        <w:rPr>
          <w:rFonts w:eastAsia="宋体" w:cs="黑体" w:hint="eastAsia"/>
          <w:b w:val="0"/>
          <w:color w:val="4F81BD"/>
          <w:kern w:val="0"/>
          <w:szCs w:val="26"/>
        </w:rPr>
        <w:t>4.1</w:t>
      </w:r>
      <w:r w:rsidR="00DA4BC1" w:rsidRPr="00D91380">
        <w:rPr>
          <w:rFonts w:eastAsia="宋体" w:cs="黑体" w:hint="eastAsia"/>
          <w:b w:val="0"/>
          <w:color w:val="4F81BD"/>
          <w:kern w:val="0"/>
          <w:szCs w:val="26"/>
        </w:rPr>
        <w:t>页</w:t>
      </w:r>
      <w:bookmarkEnd w:id="18"/>
    </w:p>
    <w:p w:rsidR="00DA4BC1" w:rsidRDefault="00DA4BC1" w:rsidP="00DA4BC1">
      <w:r>
        <w:rPr>
          <w:rFonts w:hint="eastAsia"/>
        </w:rPr>
        <w:tab/>
      </w:r>
      <w:r>
        <w:rPr>
          <w:rFonts w:hint="eastAsia"/>
        </w:rPr>
        <w:t>以下是页的属性：</w:t>
      </w:r>
    </w:p>
    <w:p w:rsidR="00DA4BC1" w:rsidRDefault="00DA4BC1" w:rsidP="00DA4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13"/>
        <w:gridCol w:w="6115"/>
      </w:tblGrid>
      <w:tr w:rsidR="00DA4BC1" w:rsidRPr="00887BFA" w:rsidTr="002353E1">
        <w:tc>
          <w:tcPr>
            <w:tcW w:w="2413" w:type="dxa"/>
            <w:shd w:val="clear" w:color="auto" w:fill="BFBFBF"/>
          </w:tcPr>
          <w:p w:rsidR="00DA4BC1" w:rsidRPr="00887BFA" w:rsidRDefault="00DA4BC1" w:rsidP="002353E1">
            <w:pPr>
              <w:jc w:val="center"/>
              <w:rPr>
                <w:b/>
              </w:rPr>
            </w:pPr>
            <w:r w:rsidRPr="00887BFA">
              <w:rPr>
                <w:rFonts w:hint="eastAsia"/>
                <w:b/>
              </w:rPr>
              <w:t>属性名称</w:t>
            </w:r>
          </w:p>
        </w:tc>
        <w:tc>
          <w:tcPr>
            <w:tcW w:w="6115" w:type="dxa"/>
            <w:shd w:val="clear" w:color="auto" w:fill="BFBFBF"/>
          </w:tcPr>
          <w:p w:rsidR="00DA4BC1" w:rsidRPr="00887BFA" w:rsidRDefault="00DA4BC1" w:rsidP="002353E1">
            <w:pPr>
              <w:jc w:val="center"/>
              <w:rPr>
                <w:b/>
              </w:rPr>
            </w:pPr>
            <w:r w:rsidRPr="00887BFA">
              <w:rPr>
                <w:rFonts w:hint="eastAsia"/>
                <w:b/>
              </w:rPr>
              <w:t>属性说明</w:t>
            </w:r>
          </w:p>
        </w:tc>
      </w:tr>
      <w:tr w:rsidR="00801630" w:rsidTr="002353E1">
        <w:tc>
          <w:tcPr>
            <w:tcW w:w="2413" w:type="dxa"/>
          </w:tcPr>
          <w:p w:rsidR="00801630" w:rsidRDefault="00801630" w:rsidP="006A7DDA">
            <w:pPr>
              <w:jc w:val="center"/>
            </w:pPr>
            <w:r>
              <w:rPr>
                <w:rFonts w:hint="eastAsia"/>
              </w:rPr>
              <w:t>x</w:t>
            </w:r>
          </w:p>
        </w:tc>
        <w:tc>
          <w:tcPr>
            <w:tcW w:w="6115" w:type="dxa"/>
          </w:tcPr>
          <w:p w:rsidR="00801630" w:rsidRDefault="00801630" w:rsidP="006A7DDA">
            <w:pPr>
              <w:jc w:val="left"/>
            </w:pPr>
            <w:r>
              <w:rPr>
                <w:rFonts w:hint="eastAsia"/>
              </w:rPr>
              <w:t>页相对屏幕（</w:t>
            </w:r>
            <w:r>
              <w:rPr>
                <w:rFonts w:hint="eastAsia"/>
              </w:rPr>
              <w:t>0</w:t>
            </w:r>
            <w:r>
              <w:rPr>
                <w:rFonts w:hint="eastAsia"/>
              </w:rPr>
              <w:t>，</w:t>
            </w:r>
            <w:r>
              <w:rPr>
                <w:rFonts w:hint="eastAsia"/>
              </w:rPr>
              <w:t>0</w:t>
            </w:r>
            <w:r>
              <w:rPr>
                <w:rFonts w:hint="eastAsia"/>
              </w:rPr>
              <w:t>）的横坐标</w:t>
            </w:r>
            <w:r>
              <w:rPr>
                <w:rFonts w:hint="eastAsia"/>
              </w:rPr>
              <w:t>,</w:t>
            </w:r>
            <w:r>
              <w:rPr>
                <w:rFonts w:hint="eastAsia"/>
              </w:rPr>
              <w:t>取值范围（</w:t>
            </w:r>
            <w:r>
              <w:rPr>
                <w:rFonts w:hint="eastAsia"/>
              </w:rPr>
              <w:t>0-65535</w:t>
            </w:r>
            <w:r>
              <w:rPr>
                <w:rFonts w:hint="eastAsia"/>
              </w:rPr>
              <w:t>）</w:t>
            </w:r>
            <w:r w:rsidRPr="00EE41B4">
              <w:rPr>
                <w:rFonts w:hint="eastAsia"/>
              </w:rPr>
              <w:t>如取值不在此范围内，</w:t>
            </w:r>
            <w:r>
              <w:rPr>
                <w:rFonts w:hint="eastAsia"/>
              </w:rPr>
              <w:t>默认为：</w:t>
            </w:r>
            <w:r>
              <w:rPr>
                <w:rFonts w:hint="eastAsia"/>
              </w:rPr>
              <w:t>0</w:t>
            </w:r>
          </w:p>
        </w:tc>
      </w:tr>
      <w:tr w:rsidR="00801630" w:rsidTr="002353E1">
        <w:tc>
          <w:tcPr>
            <w:tcW w:w="2413" w:type="dxa"/>
          </w:tcPr>
          <w:p w:rsidR="00801630" w:rsidRDefault="00801630" w:rsidP="006A7DDA">
            <w:pPr>
              <w:jc w:val="center"/>
            </w:pPr>
            <w:r>
              <w:rPr>
                <w:rFonts w:hint="eastAsia"/>
              </w:rPr>
              <w:t>y</w:t>
            </w:r>
          </w:p>
        </w:tc>
        <w:tc>
          <w:tcPr>
            <w:tcW w:w="6115" w:type="dxa"/>
          </w:tcPr>
          <w:p w:rsidR="00801630" w:rsidRDefault="00801630" w:rsidP="006A7DDA">
            <w:pPr>
              <w:jc w:val="left"/>
            </w:pPr>
            <w:r>
              <w:rPr>
                <w:rFonts w:hint="eastAsia"/>
              </w:rPr>
              <w:t>页相对屏幕（</w:t>
            </w:r>
            <w:r>
              <w:rPr>
                <w:rFonts w:hint="eastAsia"/>
              </w:rPr>
              <w:t>0</w:t>
            </w:r>
            <w:r>
              <w:rPr>
                <w:rFonts w:hint="eastAsia"/>
              </w:rPr>
              <w:t>，</w:t>
            </w:r>
            <w:r>
              <w:rPr>
                <w:rFonts w:hint="eastAsia"/>
              </w:rPr>
              <w:t>0</w:t>
            </w:r>
            <w:r>
              <w:rPr>
                <w:rFonts w:hint="eastAsia"/>
              </w:rPr>
              <w:t>）的纵坐标</w:t>
            </w:r>
            <w:r>
              <w:rPr>
                <w:rFonts w:hint="eastAsia"/>
              </w:rPr>
              <w:t>,</w:t>
            </w:r>
            <w:r>
              <w:rPr>
                <w:rFonts w:hint="eastAsia"/>
              </w:rPr>
              <w:t>取值范围（</w:t>
            </w:r>
            <w:r>
              <w:rPr>
                <w:rFonts w:hint="eastAsia"/>
              </w:rPr>
              <w:t>0-65535</w:t>
            </w:r>
            <w:r>
              <w:rPr>
                <w:rFonts w:hint="eastAsia"/>
              </w:rPr>
              <w:t>）</w:t>
            </w:r>
            <w:r w:rsidRPr="00EE41B4">
              <w:rPr>
                <w:rFonts w:hint="eastAsia"/>
              </w:rPr>
              <w:t>如取值不在此范围内，</w:t>
            </w:r>
            <w:r>
              <w:rPr>
                <w:rFonts w:hint="eastAsia"/>
              </w:rPr>
              <w:t>默认为：</w:t>
            </w:r>
            <w:r>
              <w:rPr>
                <w:rFonts w:hint="eastAsia"/>
              </w:rPr>
              <w:t>0</w:t>
            </w:r>
          </w:p>
        </w:tc>
      </w:tr>
      <w:tr w:rsidR="00D304E3" w:rsidTr="002353E1">
        <w:tc>
          <w:tcPr>
            <w:tcW w:w="2413" w:type="dxa"/>
          </w:tcPr>
          <w:p w:rsidR="00D304E3" w:rsidRDefault="00D304E3" w:rsidP="002353E1">
            <w:pPr>
              <w:jc w:val="center"/>
            </w:pPr>
            <w:r>
              <w:rPr>
                <w:rFonts w:hint="eastAsia"/>
              </w:rPr>
              <w:t>layoutWidth</w:t>
            </w:r>
          </w:p>
        </w:tc>
        <w:tc>
          <w:tcPr>
            <w:tcW w:w="6115" w:type="dxa"/>
          </w:tcPr>
          <w:p w:rsidR="00D304E3" w:rsidRDefault="00D304E3" w:rsidP="00476015">
            <w:r>
              <w:rPr>
                <w:rFonts w:hint="eastAsia"/>
              </w:rPr>
              <w:t>页的宽度</w:t>
            </w:r>
            <w:r w:rsidR="00D25FCF">
              <w:rPr>
                <w:rFonts w:hint="eastAsia"/>
              </w:rPr>
              <w:t>。</w:t>
            </w:r>
            <w:r w:rsidR="00FE380F">
              <w:rPr>
                <w:rFonts w:hint="eastAsia"/>
              </w:rPr>
              <w:t>取值范围（</w:t>
            </w:r>
            <w:r w:rsidR="00FE380F">
              <w:rPr>
                <w:rFonts w:hint="eastAsia"/>
              </w:rPr>
              <w:t>0-65535</w:t>
            </w:r>
            <w:r w:rsidR="00FE380F">
              <w:rPr>
                <w:rFonts w:hint="eastAsia"/>
              </w:rPr>
              <w:t>）</w:t>
            </w:r>
            <w:r w:rsidR="00FE380F" w:rsidRPr="00EE41B4">
              <w:rPr>
                <w:rFonts w:hint="eastAsia"/>
              </w:rPr>
              <w:t>如取值不在此范围内，</w:t>
            </w:r>
            <w:r w:rsidR="00FE380F">
              <w:rPr>
                <w:rFonts w:hint="eastAsia"/>
              </w:rPr>
              <w:t>默认为：</w:t>
            </w:r>
            <w:r w:rsidR="00FE380F">
              <w:rPr>
                <w:rFonts w:hint="eastAsia"/>
              </w:rPr>
              <w:t>0</w:t>
            </w:r>
          </w:p>
        </w:tc>
      </w:tr>
      <w:tr w:rsidR="00DA4BC1" w:rsidTr="002353E1">
        <w:tc>
          <w:tcPr>
            <w:tcW w:w="2413" w:type="dxa"/>
          </w:tcPr>
          <w:p w:rsidR="00DA4BC1" w:rsidRPr="00E2094E" w:rsidRDefault="00DA4BC1" w:rsidP="002353E1">
            <w:pPr>
              <w:jc w:val="center"/>
            </w:pPr>
            <w:r>
              <w:rPr>
                <w:rFonts w:hint="eastAsia"/>
              </w:rPr>
              <w:t>layoutHeight</w:t>
            </w:r>
          </w:p>
        </w:tc>
        <w:tc>
          <w:tcPr>
            <w:tcW w:w="6115" w:type="dxa"/>
          </w:tcPr>
          <w:p w:rsidR="00DA4BC1" w:rsidRDefault="00D304E3" w:rsidP="002353E1">
            <w:r>
              <w:rPr>
                <w:rFonts w:hint="eastAsia"/>
              </w:rPr>
              <w:t>页的高度</w:t>
            </w:r>
            <w:r w:rsidR="00D25FCF">
              <w:rPr>
                <w:rFonts w:hint="eastAsia"/>
              </w:rPr>
              <w:t>。</w:t>
            </w:r>
            <w:r w:rsidR="00FE380F">
              <w:rPr>
                <w:rFonts w:hint="eastAsia"/>
              </w:rPr>
              <w:t>取值范围（</w:t>
            </w:r>
            <w:r w:rsidR="00FE380F">
              <w:rPr>
                <w:rFonts w:hint="eastAsia"/>
              </w:rPr>
              <w:t>0-65535</w:t>
            </w:r>
            <w:r w:rsidR="00FE380F">
              <w:rPr>
                <w:rFonts w:hint="eastAsia"/>
              </w:rPr>
              <w:t>）</w:t>
            </w:r>
            <w:r w:rsidR="00FE380F" w:rsidRPr="00EE41B4">
              <w:rPr>
                <w:rFonts w:hint="eastAsia"/>
              </w:rPr>
              <w:t>如取值不在此范围内，</w:t>
            </w:r>
            <w:r w:rsidR="00FE380F">
              <w:rPr>
                <w:rFonts w:hint="eastAsia"/>
              </w:rPr>
              <w:t>默认为：</w:t>
            </w:r>
            <w:r w:rsidR="00FE380F">
              <w:rPr>
                <w:rFonts w:hint="eastAsia"/>
              </w:rPr>
              <w:t>0</w:t>
            </w:r>
          </w:p>
        </w:tc>
      </w:tr>
      <w:tr w:rsidR="00DA4BC1" w:rsidTr="002353E1">
        <w:tc>
          <w:tcPr>
            <w:tcW w:w="2413" w:type="dxa"/>
          </w:tcPr>
          <w:p w:rsidR="00DA4BC1" w:rsidRDefault="00DA4BC1" w:rsidP="002353E1">
            <w:pPr>
              <w:jc w:val="center"/>
            </w:pPr>
            <w:r>
              <w:rPr>
                <w:rFonts w:hint="eastAsia"/>
              </w:rPr>
              <w:t>bgColor</w:t>
            </w:r>
          </w:p>
        </w:tc>
        <w:tc>
          <w:tcPr>
            <w:tcW w:w="6115" w:type="dxa"/>
          </w:tcPr>
          <w:p w:rsidR="00DA4BC1" w:rsidRDefault="00DA4BC1" w:rsidP="001D5C85">
            <w:pPr>
              <w:jc w:val="left"/>
            </w:pPr>
            <w:r>
              <w:rPr>
                <w:rFonts w:hint="eastAsia"/>
              </w:rPr>
              <w:t>页的背景颜色</w:t>
            </w:r>
            <w:r w:rsidR="00133688">
              <w:rPr>
                <w:rFonts w:hint="eastAsia"/>
              </w:rPr>
              <w:t xml:space="preserve">  </w:t>
            </w:r>
            <w:r w:rsidR="00133688">
              <w:rPr>
                <w:rFonts w:hint="eastAsia"/>
              </w:rPr>
              <w:t>取值范围（</w:t>
            </w:r>
            <w:r w:rsidR="00133688">
              <w:rPr>
                <w:rFonts w:hint="eastAsia"/>
              </w:rPr>
              <w:t>0-</w:t>
            </w:r>
            <w:r w:rsidR="001D5C85">
              <w:rPr>
                <w:rFonts w:hint="eastAsia"/>
              </w:rPr>
              <w:t>0xFFFFFFFF</w:t>
            </w:r>
            <w:r w:rsidR="00133688">
              <w:rPr>
                <w:rFonts w:hint="eastAsia"/>
              </w:rPr>
              <w:t>，以</w:t>
            </w:r>
            <w:r w:rsidR="00133688">
              <w:rPr>
                <w:rFonts w:hint="eastAsia"/>
              </w:rPr>
              <w:t>16</w:t>
            </w:r>
            <w:r w:rsidR="00133688">
              <w:rPr>
                <w:rFonts w:hint="eastAsia"/>
              </w:rPr>
              <w:t>进制数表示</w:t>
            </w:r>
            <w:r w:rsidR="00C67103">
              <w:rPr>
                <w:rFonts w:hint="eastAsia"/>
              </w:rPr>
              <w:t>，</w:t>
            </w:r>
            <w:r w:rsidR="00FE6D89" w:rsidRPr="00EE41B4">
              <w:rPr>
                <w:rFonts w:hint="eastAsia"/>
              </w:rPr>
              <w:t>如取值不在此范围内，</w:t>
            </w:r>
            <w:r w:rsidR="00C67103">
              <w:rPr>
                <w:rFonts w:hint="eastAsia"/>
              </w:rPr>
              <w:t>默认</w:t>
            </w:r>
            <w:r w:rsidR="00FE6D89">
              <w:rPr>
                <w:rFonts w:hint="eastAsia"/>
              </w:rPr>
              <w:t>为：</w:t>
            </w:r>
            <w:r w:rsidR="00C67103">
              <w:rPr>
                <w:rFonts w:hint="eastAsia"/>
              </w:rPr>
              <w:t>#</w:t>
            </w:r>
            <w:r w:rsidR="001D5C85">
              <w:rPr>
                <w:rFonts w:hint="eastAsia"/>
              </w:rPr>
              <w:t>00000000</w:t>
            </w:r>
            <w:r w:rsidR="00133688">
              <w:rPr>
                <w:rFonts w:hint="eastAsia"/>
              </w:rPr>
              <w:t>）</w:t>
            </w:r>
          </w:p>
        </w:tc>
      </w:tr>
      <w:tr w:rsidR="00DA4BC1" w:rsidTr="0093512F">
        <w:tc>
          <w:tcPr>
            <w:tcW w:w="2413" w:type="dxa"/>
          </w:tcPr>
          <w:p w:rsidR="00DA4BC1" w:rsidRDefault="00DA4BC1" w:rsidP="002353E1">
            <w:pPr>
              <w:jc w:val="center"/>
            </w:pPr>
            <w:r>
              <w:rPr>
                <w:rFonts w:hint="eastAsia"/>
              </w:rPr>
              <w:t>transparent</w:t>
            </w:r>
          </w:p>
        </w:tc>
        <w:tc>
          <w:tcPr>
            <w:tcW w:w="6115" w:type="dxa"/>
          </w:tcPr>
          <w:p w:rsidR="00DA4BC1" w:rsidRDefault="00DA4BC1" w:rsidP="00E9475A">
            <w:pPr>
              <w:jc w:val="left"/>
            </w:pPr>
            <w:r>
              <w:rPr>
                <w:rFonts w:hint="eastAsia"/>
              </w:rPr>
              <w:t>页背景透明度</w:t>
            </w:r>
            <w:r w:rsidR="006E258D">
              <w:rPr>
                <w:rFonts w:hint="eastAsia"/>
              </w:rPr>
              <w:t xml:space="preserve"> </w:t>
            </w:r>
            <w:r w:rsidR="006E258D">
              <w:rPr>
                <w:rFonts w:hint="eastAsia"/>
              </w:rPr>
              <w:t>取值范围</w:t>
            </w:r>
            <w:r>
              <w:rPr>
                <w:rFonts w:hint="eastAsia"/>
              </w:rPr>
              <w:t>（</w:t>
            </w:r>
            <w:r w:rsidR="006E258D">
              <w:rPr>
                <w:rFonts w:hint="eastAsia"/>
              </w:rPr>
              <w:t>0-255</w:t>
            </w:r>
            <w:r w:rsidR="006E258D">
              <w:rPr>
                <w:rFonts w:hint="eastAsia"/>
              </w:rPr>
              <w:t>，</w:t>
            </w:r>
            <w:r>
              <w:rPr>
                <w:rFonts w:hint="eastAsia"/>
              </w:rPr>
              <w:t>默认为不透明</w:t>
            </w:r>
            <w:r>
              <w:rPr>
                <w:rFonts w:hint="eastAsia"/>
              </w:rPr>
              <w:t xml:space="preserve"> 255</w:t>
            </w:r>
            <w:r>
              <w:rPr>
                <w:rFonts w:hint="eastAsia"/>
              </w:rPr>
              <w:t>）</w:t>
            </w:r>
            <w:r w:rsidR="00E9475A" w:rsidRPr="00EE41B4">
              <w:rPr>
                <w:rFonts w:hint="eastAsia"/>
              </w:rPr>
              <w:t>如取值不在此范围内，</w:t>
            </w:r>
            <w:r w:rsidR="00E9475A">
              <w:rPr>
                <w:rFonts w:hint="eastAsia"/>
              </w:rPr>
              <w:t>默认为：</w:t>
            </w:r>
            <w:r w:rsidR="00E9475A">
              <w:rPr>
                <w:rFonts w:hint="eastAsia"/>
              </w:rPr>
              <w:t>255</w:t>
            </w:r>
          </w:p>
        </w:tc>
      </w:tr>
      <w:tr w:rsidR="0093512F" w:rsidTr="00776A55">
        <w:tc>
          <w:tcPr>
            <w:tcW w:w="2413" w:type="dxa"/>
          </w:tcPr>
          <w:p w:rsidR="0093512F" w:rsidRPr="0093512F" w:rsidRDefault="0093512F" w:rsidP="0093512F">
            <w:pPr>
              <w:ind w:firstLineChars="350" w:firstLine="735"/>
            </w:pPr>
            <w:r w:rsidRPr="0093512F">
              <w:rPr>
                <w:rFonts w:hint="eastAsia"/>
              </w:rPr>
              <w:t>name</w:t>
            </w:r>
          </w:p>
        </w:tc>
        <w:tc>
          <w:tcPr>
            <w:tcW w:w="6115" w:type="dxa"/>
          </w:tcPr>
          <w:p w:rsidR="00EB7B29" w:rsidRPr="004D7562" w:rsidRDefault="00EB7B29" w:rsidP="004D7562">
            <w:pPr>
              <w:autoSpaceDE w:val="0"/>
              <w:autoSpaceDN w:val="0"/>
              <w:adjustRightInd w:val="0"/>
              <w:jc w:val="left"/>
              <w:rPr>
                <w:rFonts w:ascii="NSimSun" w:hAnsi="NSimSun" w:cs="NSimSun"/>
                <w:kern w:val="0"/>
                <w:sz w:val="19"/>
                <w:szCs w:val="19"/>
              </w:rPr>
            </w:pPr>
            <w:r>
              <w:rPr>
                <w:rFonts w:hint="eastAsia"/>
              </w:rPr>
              <w:t>页控件名称，取值范围（</w:t>
            </w:r>
            <w:r>
              <w:rPr>
                <w:rFonts w:hint="eastAsia"/>
              </w:rPr>
              <w:t>1-</w:t>
            </w:r>
            <w:r w:rsidR="004D7562">
              <w:rPr>
                <w:rFonts w:hint="eastAsia"/>
              </w:rPr>
              <w:t>252</w:t>
            </w:r>
            <w:r w:rsidR="00B15CCE">
              <w:rPr>
                <w:rFonts w:hint="eastAsia"/>
              </w:rPr>
              <w:t>个</w:t>
            </w:r>
            <w:r w:rsidR="00540F14">
              <w:rPr>
                <w:rFonts w:hint="eastAsia"/>
              </w:rPr>
              <w:t>字符</w:t>
            </w:r>
            <w:r>
              <w:rPr>
                <w:rFonts w:hint="eastAsia"/>
              </w:rPr>
              <w:t>）</w:t>
            </w:r>
            <w:r w:rsidR="00801630">
              <w:rPr>
                <w:rFonts w:hint="eastAsia"/>
              </w:rPr>
              <w:t>，</w:t>
            </w:r>
            <w:r w:rsidR="00CB0C37" w:rsidRPr="00EE41B4">
              <w:rPr>
                <w:rFonts w:hint="eastAsia"/>
              </w:rPr>
              <w:t>如取值不在此范围内</w:t>
            </w:r>
            <w:r w:rsidR="00801630" w:rsidRPr="00DE5428">
              <w:t>EUI_Load</w:t>
            </w:r>
            <w:r w:rsidR="00801630" w:rsidRPr="00DE5428">
              <w:rPr>
                <w:rFonts w:hint="eastAsia"/>
              </w:rPr>
              <w:t>返回</w:t>
            </w:r>
            <w:r w:rsidR="004D7562">
              <w:rPr>
                <w:rFonts w:ascii="NSimSun" w:hAnsi="NSimSun" w:cs="NSimSun"/>
                <w:kern w:val="0"/>
                <w:sz w:val="19"/>
                <w:szCs w:val="19"/>
              </w:rPr>
              <w:t>UI_RET_INVALID_PAGE</w:t>
            </w:r>
          </w:p>
          <w:p w:rsidR="0093512F" w:rsidRPr="0093512F" w:rsidRDefault="0093512F" w:rsidP="00E07E70">
            <w:r w:rsidRPr="0093512F">
              <w:rPr>
                <w:rFonts w:hint="eastAsia"/>
              </w:rPr>
              <w:t>必须以</w:t>
            </w:r>
            <w:r w:rsidRPr="0093512F">
              <w:rPr>
                <w:rFonts w:hint="eastAsia"/>
              </w:rPr>
              <w:t>.xml</w:t>
            </w:r>
            <w:r w:rsidRPr="0093512F">
              <w:rPr>
                <w:rFonts w:hint="eastAsia"/>
              </w:rPr>
              <w:t>结尾，该属性值在</w:t>
            </w:r>
            <w:r w:rsidRPr="0093512F">
              <w:rPr>
                <w:rFonts w:hint="eastAsia"/>
              </w:rPr>
              <w:t>screen</w:t>
            </w:r>
            <w:r w:rsidRPr="0093512F">
              <w:rPr>
                <w:rFonts w:hint="eastAsia"/>
              </w:rPr>
              <w:t>里必须唯一，以下名称</w:t>
            </w:r>
            <w:r w:rsidRPr="0093512F">
              <w:rPr>
                <w:rFonts w:hint="eastAsia"/>
              </w:rPr>
              <w:t>UI</w:t>
            </w:r>
            <w:r w:rsidRPr="0093512F">
              <w:rPr>
                <w:rFonts w:hint="eastAsia"/>
              </w:rPr>
              <w:t>库内部使用，所以不可被重名</w:t>
            </w:r>
            <w:r w:rsidRPr="0093512F">
              <w:rPr>
                <w:rFonts w:hint="eastAsia"/>
              </w:rPr>
              <w:t>:</w:t>
            </w:r>
          </w:p>
          <w:p w:rsidR="0093512F" w:rsidRPr="0093512F" w:rsidRDefault="0093512F" w:rsidP="00E07E70">
            <w:pPr>
              <w:rPr>
                <w:szCs w:val="21"/>
              </w:rPr>
            </w:pPr>
            <w:r w:rsidRPr="0093512F">
              <w:rPr>
                <w:rFonts w:hint="eastAsia"/>
                <w:szCs w:val="21"/>
              </w:rPr>
              <w:t>SYS_STATUSBAR.xml</w:t>
            </w:r>
            <w:r w:rsidRPr="0093512F">
              <w:rPr>
                <w:rFonts w:hint="eastAsia"/>
                <w:szCs w:val="21"/>
              </w:rPr>
              <w:t>、</w:t>
            </w:r>
          </w:p>
          <w:p w:rsidR="0093512F" w:rsidRPr="0093512F" w:rsidRDefault="0093512F" w:rsidP="00E07E70">
            <w:pPr>
              <w:rPr>
                <w:szCs w:val="21"/>
              </w:rPr>
            </w:pPr>
            <w:r w:rsidRPr="0093512F">
              <w:rPr>
                <w:rFonts w:hint="eastAsia"/>
                <w:szCs w:val="21"/>
              </w:rPr>
              <w:t>SYS_PICCLIGHT.xml</w:t>
            </w:r>
            <w:r w:rsidRPr="0093512F">
              <w:rPr>
                <w:rFonts w:hint="eastAsia"/>
                <w:szCs w:val="21"/>
              </w:rPr>
              <w:t>、</w:t>
            </w:r>
          </w:p>
          <w:p w:rsidR="0093512F" w:rsidRPr="0093512F" w:rsidRDefault="0093512F" w:rsidP="00E07E70">
            <w:r w:rsidRPr="0093512F">
              <w:rPr>
                <w:rFonts w:hint="eastAsia"/>
                <w:szCs w:val="21"/>
              </w:rPr>
              <w:t>SYS_IME_LAYOUT_HW.xml</w:t>
            </w:r>
            <w:r w:rsidRPr="0093512F">
              <w:rPr>
                <w:rFonts w:hint="eastAsia"/>
                <w:szCs w:val="21"/>
              </w:rPr>
              <w:t>、</w:t>
            </w:r>
            <w:r w:rsidRPr="0093512F">
              <w:rPr>
                <w:rFonts w:hint="eastAsia"/>
                <w:szCs w:val="21"/>
              </w:rPr>
              <w:t>SYS_IME_LAYOUT_EN_NOCAP.xml</w:t>
            </w:r>
            <w:r w:rsidRPr="0093512F">
              <w:rPr>
                <w:rFonts w:hint="eastAsia"/>
                <w:szCs w:val="21"/>
              </w:rPr>
              <w:t>、</w:t>
            </w:r>
            <w:r w:rsidRPr="0093512F">
              <w:rPr>
                <w:rFonts w:hint="eastAsia"/>
                <w:szCs w:val="21"/>
              </w:rPr>
              <w:t>SYS_IME_LAYOUT_EN_CAP.xml</w:t>
            </w:r>
            <w:r w:rsidRPr="0093512F">
              <w:rPr>
                <w:rFonts w:hint="eastAsia"/>
                <w:szCs w:val="21"/>
              </w:rPr>
              <w:t>、</w:t>
            </w:r>
            <w:r w:rsidRPr="0093512F">
              <w:rPr>
                <w:rFonts w:hint="eastAsia"/>
                <w:szCs w:val="21"/>
              </w:rPr>
              <w:t>SYS_IME_LAYOUT_QW.xml</w:t>
            </w:r>
            <w:r w:rsidRPr="0093512F">
              <w:rPr>
                <w:rFonts w:hint="eastAsia"/>
                <w:szCs w:val="21"/>
              </w:rPr>
              <w:t>、</w:t>
            </w:r>
            <w:r w:rsidRPr="0093512F">
              <w:rPr>
                <w:rFonts w:hint="eastAsia"/>
                <w:szCs w:val="21"/>
              </w:rPr>
              <w:t>SYS_IME_LAYOUT_PY.xml</w:t>
            </w:r>
          </w:p>
        </w:tc>
      </w:tr>
    </w:tbl>
    <w:p w:rsidR="00DA4BC1" w:rsidRDefault="00DA4BC1" w:rsidP="00DA4BC1"/>
    <w:p w:rsidR="00DA4BC1" w:rsidRDefault="004E5F1D" w:rsidP="00DA4BC1">
      <w:r>
        <w:rPr>
          <w:rFonts w:hint="eastAsia"/>
        </w:rPr>
        <w:t>页对应的</w:t>
      </w:r>
      <w:r w:rsidR="00C40912">
        <w:rPr>
          <w:rFonts w:hint="eastAsia"/>
        </w:rPr>
        <w:t>xml</w:t>
      </w:r>
      <w:r w:rsidR="00DA4BC1">
        <w:rPr>
          <w:rFonts w:hint="eastAsia"/>
        </w:rPr>
        <w:t>脚本表示的应用示例：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blLook w:val="04A0"/>
      </w:tblPr>
      <w:tblGrid>
        <w:gridCol w:w="8528"/>
      </w:tblGrid>
      <w:tr w:rsidR="00DA4BC1" w:rsidTr="002353E1">
        <w:tc>
          <w:tcPr>
            <w:tcW w:w="8528" w:type="dxa"/>
            <w:shd w:val="clear" w:color="auto" w:fill="BFBFBF"/>
          </w:tcPr>
          <w:p w:rsidR="006E0372" w:rsidRDefault="00DA4BC1" w:rsidP="006E0372">
            <w:pPr>
              <w:ind w:left="840" w:hangingChars="400" w:hanging="840"/>
            </w:pPr>
            <w:r>
              <w:t xml:space="preserve"> </w:t>
            </w:r>
            <w:r w:rsidR="006E0372">
              <w:t xml:space="preserve">&lt;Page </w:t>
            </w:r>
            <w:ins w:id="19" w:author="dingyc" w:date="2015-09-01T09:38:00Z">
              <w:r w:rsidR="006E0372">
                <w:rPr>
                  <w:rFonts w:hint="eastAsia"/>
                </w:rPr>
                <w:t>name=</w:t>
              </w:r>
              <w:r w:rsidR="006E0372">
                <w:t>”getcard.xml”</w:t>
              </w:r>
              <w:r w:rsidR="006E0372">
                <w:rPr>
                  <w:rFonts w:hint="eastAsia"/>
                </w:rPr>
                <w:t xml:space="preserve"> </w:t>
              </w:r>
            </w:ins>
            <w:r w:rsidR="006E0372">
              <w:t>title="home" x="0"</w:t>
            </w:r>
            <w:r w:rsidR="006E0372">
              <w:rPr>
                <w:rFonts w:hint="eastAsia"/>
              </w:rPr>
              <w:t xml:space="preserve"> </w:t>
            </w:r>
            <w:r w:rsidR="006E0372">
              <w:t>y="</w:t>
            </w:r>
            <w:r w:rsidR="006E0372">
              <w:rPr>
                <w:rFonts w:hint="eastAsia"/>
              </w:rPr>
              <w:t>2</w:t>
            </w:r>
            <w:r w:rsidR="006E0372">
              <w:t>0" layoutWidth="320" layoutHeight="200" bgColor="#FFFFFF"&gt;</w:t>
            </w:r>
          </w:p>
          <w:p w:rsidR="006E0372" w:rsidRDefault="006E0372" w:rsidP="006E0372">
            <w:r>
              <w:t xml:space="preserve">   &lt;/Page&gt;</w:t>
            </w:r>
          </w:p>
          <w:p w:rsidR="00DA4BC1" w:rsidRDefault="00DA4BC1" w:rsidP="002353E1">
            <w:pPr>
              <w:ind w:left="1050" w:hangingChars="500" w:hanging="1050"/>
            </w:pPr>
          </w:p>
        </w:tc>
      </w:tr>
    </w:tbl>
    <w:p w:rsidR="00DA4BC1" w:rsidRPr="00D27E0F" w:rsidRDefault="00DA4BC1" w:rsidP="00DA4BC1"/>
    <w:p w:rsidR="00D91380" w:rsidRDefault="008A71D3"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20" w:name="_Toc449080442"/>
      <w:r>
        <w:rPr>
          <w:rFonts w:eastAsia="宋体" w:cs="黑体" w:hint="eastAsia"/>
          <w:b w:val="0"/>
          <w:color w:val="4F81BD"/>
          <w:kern w:val="0"/>
          <w:szCs w:val="26"/>
        </w:rPr>
        <w:lastRenderedPageBreak/>
        <w:t>4.2</w:t>
      </w:r>
      <w:r w:rsidR="00DA4BC1" w:rsidRPr="00D91380">
        <w:rPr>
          <w:rFonts w:eastAsia="宋体" w:cs="黑体" w:hint="eastAsia"/>
          <w:b w:val="0"/>
          <w:color w:val="4F81BD"/>
          <w:kern w:val="0"/>
          <w:szCs w:val="26"/>
        </w:rPr>
        <w:t>控件</w:t>
      </w:r>
      <w:bookmarkEnd w:id="20"/>
    </w:p>
    <w:p w:rsidR="00DA4BC1" w:rsidRPr="00D91380" w:rsidRDefault="00DA4BC1" w:rsidP="00D91380">
      <w:pPr>
        <w:rPr>
          <w:kern w:val="0"/>
        </w:rPr>
      </w:pPr>
      <w:r w:rsidRPr="00D91380">
        <w:rPr>
          <w:rFonts w:hint="eastAsia"/>
          <w:kern w:val="0"/>
        </w:rPr>
        <w:t>（</w:t>
      </w:r>
      <w:r w:rsidRPr="00FE20C1">
        <w:rPr>
          <w:rFonts w:ascii="黑体" w:eastAsia="黑体" w:hAnsi="黑体" w:hint="eastAsia"/>
          <w:b/>
          <w:kern w:val="0"/>
        </w:rPr>
        <w:t>绿色字体描述为用户可设置属性</w:t>
      </w:r>
      <w:r w:rsidR="00874CB6">
        <w:rPr>
          <w:rFonts w:ascii="黑体" w:eastAsia="黑体" w:hAnsi="黑体" w:hint="eastAsia"/>
          <w:b/>
          <w:kern w:val="0"/>
        </w:rPr>
        <w:t>，</w:t>
      </w:r>
      <w:r w:rsidR="00EF1D3F">
        <w:rPr>
          <w:rFonts w:ascii="黑体" w:eastAsia="黑体" w:hAnsi="黑体" w:hint="eastAsia"/>
          <w:b/>
          <w:kern w:val="0"/>
        </w:rPr>
        <w:t>紫色</w:t>
      </w:r>
      <w:r w:rsidR="00874CB6">
        <w:rPr>
          <w:rFonts w:ascii="黑体" w:eastAsia="黑体" w:hAnsi="黑体" w:hint="eastAsia"/>
          <w:b/>
          <w:kern w:val="0"/>
        </w:rPr>
        <w:t>字体为可获取属性，如无特殊说明，所有的控件属性</w:t>
      </w:r>
      <w:r w:rsidR="00EF1D3F">
        <w:rPr>
          <w:rFonts w:ascii="黑体" w:eastAsia="黑体" w:hAnsi="黑体" w:hint="eastAsia"/>
          <w:b/>
          <w:kern w:val="0"/>
        </w:rPr>
        <w:t>定义</w:t>
      </w:r>
      <w:r w:rsidR="00874CB6">
        <w:rPr>
          <w:rFonts w:ascii="黑体" w:eastAsia="黑体" w:hAnsi="黑体" w:hint="eastAsia"/>
          <w:b/>
          <w:kern w:val="0"/>
        </w:rPr>
        <w:t>均为字符串</w:t>
      </w:r>
      <w:r w:rsidRPr="00D91380">
        <w:rPr>
          <w:rFonts w:hint="eastAsia"/>
          <w:kern w:val="0"/>
        </w:rPr>
        <w:t>）</w:t>
      </w:r>
    </w:p>
    <w:p w:rsidR="00DA4BC1" w:rsidRDefault="008A71D3" w:rsidP="008A71D3">
      <w:pPr>
        <w:pStyle w:val="3"/>
        <w:numPr>
          <w:ilvl w:val="0"/>
          <w:numId w:val="0"/>
        </w:numPr>
      </w:pPr>
      <w:bookmarkStart w:id="21" w:name="_Toc449080443"/>
      <w:r>
        <w:rPr>
          <w:rFonts w:hint="eastAsia"/>
        </w:rPr>
        <w:t>4.2.1</w:t>
      </w:r>
      <w:r w:rsidR="00DA4BC1">
        <w:rPr>
          <w:rFonts w:hint="eastAsia"/>
        </w:rPr>
        <w:t>文本框（</w:t>
      </w:r>
      <w:r w:rsidR="00DA4BC1">
        <w:rPr>
          <w:rFonts w:hint="eastAsia"/>
        </w:rPr>
        <w:t>TextBox</w:t>
      </w:r>
      <w:r w:rsidR="00DA4BC1">
        <w:rPr>
          <w:rFonts w:hint="eastAsia"/>
        </w:rPr>
        <w:t>）</w:t>
      </w:r>
      <w:bookmarkEnd w:id="21"/>
    </w:p>
    <w:p w:rsidR="00DA4BC1" w:rsidRDefault="00DA4BC1" w:rsidP="00DA4BC1">
      <w:r>
        <w:rPr>
          <w:rFonts w:hint="eastAsia"/>
        </w:rPr>
        <w:tab/>
      </w:r>
      <w:r>
        <w:rPr>
          <w:rFonts w:hint="eastAsia"/>
        </w:rPr>
        <w:t>文本框控件是静态类控件的其中一种，该控件不接收和响应输入系统传递的消息。以下是文本框控件的属性：</w:t>
      </w:r>
    </w:p>
    <w:p w:rsidR="00DA4BC1" w:rsidRDefault="00DA4BC1" w:rsidP="00DA4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6152"/>
      </w:tblGrid>
      <w:tr w:rsidR="00DA4BC1" w:rsidRPr="00887BFA" w:rsidTr="002353E1">
        <w:tc>
          <w:tcPr>
            <w:tcW w:w="2376" w:type="dxa"/>
            <w:shd w:val="clear" w:color="auto" w:fill="BFBFBF"/>
          </w:tcPr>
          <w:p w:rsidR="00DA4BC1" w:rsidRPr="00887BFA" w:rsidRDefault="00DA4BC1" w:rsidP="002353E1">
            <w:pPr>
              <w:jc w:val="center"/>
              <w:rPr>
                <w:b/>
              </w:rPr>
            </w:pPr>
            <w:r w:rsidRPr="00887BFA">
              <w:rPr>
                <w:rFonts w:hint="eastAsia"/>
                <w:b/>
              </w:rPr>
              <w:t>属性名称</w:t>
            </w:r>
          </w:p>
        </w:tc>
        <w:tc>
          <w:tcPr>
            <w:tcW w:w="6152" w:type="dxa"/>
            <w:shd w:val="clear" w:color="auto" w:fill="BFBFBF"/>
          </w:tcPr>
          <w:p w:rsidR="00DA4BC1" w:rsidRPr="00887BFA" w:rsidRDefault="00DA4BC1" w:rsidP="002353E1">
            <w:pPr>
              <w:jc w:val="center"/>
              <w:rPr>
                <w:b/>
              </w:rPr>
            </w:pPr>
            <w:r w:rsidRPr="00887BFA">
              <w:rPr>
                <w:rFonts w:hint="eastAsia"/>
                <w:b/>
              </w:rPr>
              <w:t>属性说明</w:t>
            </w:r>
          </w:p>
        </w:tc>
      </w:tr>
      <w:tr w:rsidR="00DA4BC1" w:rsidTr="002353E1">
        <w:tc>
          <w:tcPr>
            <w:tcW w:w="2376" w:type="dxa"/>
          </w:tcPr>
          <w:p w:rsidR="00DA4BC1" w:rsidRDefault="00DA4BC1" w:rsidP="002353E1">
            <w:pPr>
              <w:jc w:val="center"/>
            </w:pPr>
            <w:r>
              <w:rPr>
                <w:rFonts w:hint="eastAsia"/>
              </w:rPr>
              <w:t>name</w:t>
            </w:r>
          </w:p>
        </w:tc>
        <w:tc>
          <w:tcPr>
            <w:tcW w:w="6152" w:type="dxa"/>
          </w:tcPr>
          <w:p w:rsidR="00DA4BC1" w:rsidRDefault="00DA4BC1" w:rsidP="00FF2E42">
            <w:pPr>
              <w:jc w:val="left"/>
            </w:pPr>
            <w:r>
              <w:rPr>
                <w:rFonts w:hint="eastAsia"/>
              </w:rPr>
              <w:t>控件的名称，是控件在页中的唯一标识</w:t>
            </w:r>
            <w:r w:rsidR="00FF2E42">
              <w:rPr>
                <w:rFonts w:hint="eastAsia"/>
              </w:rPr>
              <w:t>。</w:t>
            </w:r>
          </w:p>
        </w:tc>
      </w:tr>
      <w:tr w:rsidR="00DA4BC1" w:rsidRPr="00803BD1" w:rsidTr="002353E1">
        <w:tc>
          <w:tcPr>
            <w:tcW w:w="2376" w:type="dxa"/>
          </w:tcPr>
          <w:p w:rsidR="00DA4BC1" w:rsidRPr="00DB5DF9" w:rsidRDefault="00DA4BC1" w:rsidP="002353E1">
            <w:pPr>
              <w:jc w:val="center"/>
              <w:rPr>
                <w:color w:val="00B050"/>
              </w:rPr>
            </w:pPr>
            <w:r w:rsidRPr="00DB5DF9">
              <w:rPr>
                <w:rFonts w:hint="eastAsia"/>
                <w:color w:val="00B050"/>
              </w:rPr>
              <w:t>value</w:t>
            </w:r>
          </w:p>
        </w:tc>
        <w:tc>
          <w:tcPr>
            <w:tcW w:w="6152" w:type="dxa"/>
          </w:tcPr>
          <w:p w:rsidR="00DA4BC1" w:rsidRPr="00B206D9" w:rsidRDefault="00DA4BC1" w:rsidP="00FF2E42">
            <w:pPr>
              <w:jc w:val="left"/>
              <w:rPr>
                <w:color w:val="00B050"/>
              </w:rPr>
            </w:pPr>
            <w:r w:rsidRPr="00DB5DF9">
              <w:rPr>
                <w:rFonts w:hint="eastAsia"/>
                <w:color w:val="00B050"/>
              </w:rPr>
              <w:t>静态文本</w:t>
            </w:r>
            <w:r w:rsidR="003C0AB5">
              <w:rPr>
                <w:rFonts w:hint="eastAsia"/>
                <w:color w:val="00B050"/>
              </w:rPr>
              <w:t>框</w:t>
            </w:r>
            <w:r w:rsidRPr="00DB5DF9">
              <w:rPr>
                <w:rFonts w:hint="eastAsia"/>
                <w:color w:val="00B050"/>
              </w:rPr>
              <w:t>的显示内容</w:t>
            </w:r>
            <w:r w:rsidR="0093512F" w:rsidRPr="00DB5DF9">
              <w:rPr>
                <w:rFonts w:hint="eastAsia"/>
                <w:color w:val="00B050"/>
              </w:rPr>
              <w:t>，如果字符串的宽度大于控件宽度将超出的部分显示三个黑点</w:t>
            </w:r>
            <w:r w:rsidR="00FF2E42">
              <w:rPr>
                <w:rFonts w:hint="eastAsia"/>
                <w:color w:val="00B050"/>
              </w:rPr>
              <w:t>。</w:t>
            </w:r>
          </w:p>
        </w:tc>
      </w:tr>
      <w:tr w:rsidR="00EC3F9E" w:rsidRPr="00803BD1" w:rsidTr="002353E1">
        <w:tc>
          <w:tcPr>
            <w:tcW w:w="2376" w:type="dxa"/>
          </w:tcPr>
          <w:p w:rsidR="00EC3F9E" w:rsidRDefault="00EC3F9E" w:rsidP="006A7DDA">
            <w:pPr>
              <w:jc w:val="center"/>
            </w:pPr>
            <w:r>
              <w:rPr>
                <w:rFonts w:hint="eastAsia"/>
              </w:rPr>
              <w:t>x</w:t>
            </w:r>
          </w:p>
        </w:tc>
        <w:tc>
          <w:tcPr>
            <w:tcW w:w="6152" w:type="dxa"/>
          </w:tcPr>
          <w:p w:rsidR="00EC3F9E" w:rsidRDefault="00FA06FA" w:rsidP="00FF2E42">
            <w:pPr>
              <w:jc w:val="left"/>
            </w:pPr>
            <w:r>
              <w:rPr>
                <w:rFonts w:hint="eastAsia"/>
              </w:rPr>
              <w:t>控件</w:t>
            </w:r>
            <w:r w:rsidR="00EC3F9E">
              <w:rPr>
                <w:rFonts w:hint="eastAsia"/>
              </w:rPr>
              <w:t>相对</w:t>
            </w:r>
            <w:r w:rsidR="00DB0ADB">
              <w:rPr>
                <w:rFonts w:hint="eastAsia"/>
              </w:rPr>
              <w:t>页</w:t>
            </w:r>
            <w:r w:rsidR="00EC3F9E">
              <w:rPr>
                <w:rFonts w:hint="eastAsia"/>
              </w:rPr>
              <w:t>的横坐标</w:t>
            </w:r>
          </w:p>
        </w:tc>
      </w:tr>
      <w:tr w:rsidR="00EC3F9E" w:rsidRPr="00803BD1" w:rsidTr="002353E1">
        <w:tc>
          <w:tcPr>
            <w:tcW w:w="2376" w:type="dxa"/>
          </w:tcPr>
          <w:p w:rsidR="00EC3F9E" w:rsidRDefault="00EC3F9E" w:rsidP="006A7DDA">
            <w:pPr>
              <w:jc w:val="center"/>
            </w:pPr>
            <w:r>
              <w:rPr>
                <w:rFonts w:hint="eastAsia"/>
              </w:rPr>
              <w:t>y</w:t>
            </w:r>
          </w:p>
        </w:tc>
        <w:tc>
          <w:tcPr>
            <w:tcW w:w="6152" w:type="dxa"/>
          </w:tcPr>
          <w:p w:rsidR="00EC3F9E" w:rsidRDefault="00FA06FA" w:rsidP="00FF2E42">
            <w:pPr>
              <w:jc w:val="left"/>
            </w:pPr>
            <w:r>
              <w:rPr>
                <w:rFonts w:hint="eastAsia"/>
              </w:rPr>
              <w:t>控件</w:t>
            </w:r>
            <w:r w:rsidR="00EC3F9E">
              <w:rPr>
                <w:rFonts w:hint="eastAsia"/>
              </w:rPr>
              <w:t>相对</w:t>
            </w:r>
            <w:r w:rsidR="00DB0ADB">
              <w:rPr>
                <w:rFonts w:hint="eastAsia"/>
              </w:rPr>
              <w:t>页</w:t>
            </w:r>
            <w:r w:rsidR="00EC3F9E">
              <w:rPr>
                <w:rFonts w:hint="eastAsia"/>
              </w:rPr>
              <w:t>的纵坐标</w:t>
            </w:r>
          </w:p>
        </w:tc>
      </w:tr>
      <w:tr w:rsidR="00EC3F9E" w:rsidRPr="00803BD1" w:rsidTr="002353E1">
        <w:tc>
          <w:tcPr>
            <w:tcW w:w="2376" w:type="dxa"/>
          </w:tcPr>
          <w:p w:rsidR="00EC3F9E" w:rsidRDefault="00EC3F9E" w:rsidP="006A7DDA">
            <w:pPr>
              <w:jc w:val="center"/>
            </w:pPr>
            <w:r>
              <w:rPr>
                <w:rFonts w:hint="eastAsia"/>
              </w:rPr>
              <w:t>layoutWidth</w:t>
            </w:r>
          </w:p>
        </w:tc>
        <w:tc>
          <w:tcPr>
            <w:tcW w:w="6152" w:type="dxa"/>
          </w:tcPr>
          <w:p w:rsidR="00EC3F9E" w:rsidRDefault="00FA06FA" w:rsidP="00FF2E42">
            <w:r>
              <w:rPr>
                <w:rFonts w:hint="eastAsia"/>
              </w:rPr>
              <w:t>控件</w:t>
            </w:r>
            <w:r w:rsidR="00EC3F9E">
              <w:rPr>
                <w:rFonts w:hint="eastAsia"/>
              </w:rPr>
              <w:t>的宽度</w:t>
            </w:r>
          </w:p>
        </w:tc>
      </w:tr>
      <w:tr w:rsidR="00EC3F9E" w:rsidRPr="00803BD1" w:rsidTr="002353E1">
        <w:tc>
          <w:tcPr>
            <w:tcW w:w="2376" w:type="dxa"/>
          </w:tcPr>
          <w:p w:rsidR="00EC3F9E" w:rsidRPr="00E2094E" w:rsidRDefault="00EC3F9E" w:rsidP="006A7DDA">
            <w:pPr>
              <w:jc w:val="center"/>
            </w:pPr>
            <w:r>
              <w:rPr>
                <w:rFonts w:hint="eastAsia"/>
              </w:rPr>
              <w:t>layoutHeight</w:t>
            </w:r>
          </w:p>
        </w:tc>
        <w:tc>
          <w:tcPr>
            <w:tcW w:w="6152" w:type="dxa"/>
          </w:tcPr>
          <w:p w:rsidR="00EC3F9E" w:rsidRDefault="00FA06FA" w:rsidP="00FF2E42">
            <w:r>
              <w:rPr>
                <w:rFonts w:hint="eastAsia"/>
              </w:rPr>
              <w:t>控件</w:t>
            </w:r>
            <w:r w:rsidR="00EC3F9E">
              <w:rPr>
                <w:rFonts w:hint="eastAsia"/>
              </w:rPr>
              <w:t>的高度。</w:t>
            </w:r>
          </w:p>
        </w:tc>
      </w:tr>
      <w:tr w:rsidR="00EC3F9E" w:rsidTr="002353E1">
        <w:tc>
          <w:tcPr>
            <w:tcW w:w="2376" w:type="dxa"/>
          </w:tcPr>
          <w:p w:rsidR="00EC3F9E" w:rsidRDefault="00EC3F9E" w:rsidP="002353E1">
            <w:pPr>
              <w:jc w:val="center"/>
            </w:pPr>
            <w:r>
              <w:rPr>
                <w:rFonts w:hint="eastAsia"/>
              </w:rPr>
              <w:t>fgColor</w:t>
            </w:r>
          </w:p>
        </w:tc>
        <w:tc>
          <w:tcPr>
            <w:tcW w:w="6152" w:type="dxa"/>
          </w:tcPr>
          <w:p w:rsidR="00EC3F9E" w:rsidRPr="004D1242" w:rsidRDefault="00EC3F9E" w:rsidP="004A511A">
            <w:pPr>
              <w:jc w:val="left"/>
            </w:pPr>
            <w:r>
              <w:rPr>
                <w:rFonts w:hint="eastAsia"/>
              </w:rPr>
              <w:t>文本框控件显示文本的颜色</w:t>
            </w:r>
            <w:r w:rsidR="004E5CDE">
              <w:rPr>
                <w:rFonts w:hint="eastAsia"/>
              </w:rPr>
              <w:t>，取值范围（</w:t>
            </w:r>
            <w:r w:rsidR="004E5CDE">
              <w:rPr>
                <w:rFonts w:hint="eastAsia"/>
              </w:rPr>
              <w:t>0-</w:t>
            </w:r>
            <w:r w:rsidR="004A511A">
              <w:rPr>
                <w:rFonts w:hint="eastAsia"/>
              </w:rPr>
              <w:t>FFFFFFFF</w:t>
            </w:r>
            <w:r w:rsidR="004E5CDE">
              <w:rPr>
                <w:rFonts w:hint="eastAsia"/>
              </w:rPr>
              <w:t>，以</w:t>
            </w:r>
            <w:r w:rsidR="004E5CDE">
              <w:rPr>
                <w:rFonts w:hint="eastAsia"/>
              </w:rPr>
              <w:t>16</w:t>
            </w:r>
            <w:r w:rsidR="004E5CDE">
              <w:rPr>
                <w:rFonts w:hint="eastAsia"/>
              </w:rPr>
              <w:t>进制数表示。</w:t>
            </w:r>
            <w:r w:rsidR="00431913" w:rsidRPr="00EE41B4">
              <w:rPr>
                <w:rFonts w:hint="eastAsia"/>
              </w:rPr>
              <w:t>如取值不在此范围内，</w:t>
            </w:r>
            <w:r>
              <w:rPr>
                <w:rFonts w:hint="eastAsia"/>
              </w:rPr>
              <w:t>默认</w:t>
            </w:r>
            <w:r w:rsidR="00431913">
              <w:rPr>
                <w:rFonts w:hint="eastAsia"/>
              </w:rPr>
              <w:t>为</w:t>
            </w:r>
            <w:r>
              <w:rPr>
                <w:rFonts w:hint="eastAsia"/>
              </w:rPr>
              <w:t>：</w:t>
            </w:r>
            <w:r>
              <w:rPr>
                <w:rFonts w:hint="eastAsia"/>
              </w:rPr>
              <w:t>"#</w:t>
            </w:r>
            <w:r w:rsidR="004A511A">
              <w:rPr>
                <w:rFonts w:hint="eastAsia"/>
              </w:rPr>
              <w:t>00000000</w:t>
            </w:r>
            <w:r>
              <w:rPr>
                <w:rFonts w:hint="eastAsia"/>
              </w:rPr>
              <w:t>"</w:t>
            </w:r>
            <w:r w:rsidR="008C12DB">
              <w:rPr>
                <w:rFonts w:hint="eastAsia"/>
              </w:rPr>
              <w:t>，以后六位为准。前两位</w:t>
            </w:r>
            <w:r w:rsidR="008C12DB">
              <w:rPr>
                <w:rFonts w:hint="eastAsia"/>
              </w:rPr>
              <w:t>FF</w:t>
            </w:r>
            <w:r w:rsidR="008C12DB">
              <w:rPr>
                <w:rFonts w:hint="eastAsia"/>
              </w:rPr>
              <w:t>为扩展用，目前无效。</w:t>
            </w:r>
            <w:r>
              <w:rPr>
                <w:rFonts w:hint="eastAsia"/>
              </w:rPr>
              <w:t>)</w:t>
            </w:r>
          </w:p>
        </w:tc>
      </w:tr>
      <w:tr w:rsidR="00EC3F9E" w:rsidRPr="00677844" w:rsidTr="00EF1D3F">
        <w:trPr>
          <w:trHeight w:val="369"/>
        </w:trPr>
        <w:tc>
          <w:tcPr>
            <w:tcW w:w="2376" w:type="dxa"/>
          </w:tcPr>
          <w:p w:rsidR="00EC3F9E" w:rsidRDefault="00EC3F9E" w:rsidP="00376E29">
            <w:pPr>
              <w:jc w:val="center"/>
            </w:pPr>
            <w:r w:rsidRPr="00CB32CE">
              <w:rPr>
                <w:rFonts w:hint="eastAsia"/>
                <w:color w:val="00B050"/>
              </w:rPr>
              <w:t>fontSize</w:t>
            </w:r>
          </w:p>
        </w:tc>
        <w:tc>
          <w:tcPr>
            <w:tcW w:w="6152" w:type="dxa"/>
          </w:tcPr>
          <w:p w:rsidR="00E25A2E" w:rsidRDefault="00EC3F9E" w:rsidP="00586CFC">
            <w:pPr>
              <w:rPr>
                <w:color w:val="000000"/>
              </w:rPr>
            </w:pPr>
            <w:r>
              <w:rPr>
                <w:rFonts w:hint="eastAsia"/>
              </w:rPr>
              <w:t>字符的大小</w:t>
            </w:r>
            <w:r w:rsidR="00586CFC">
              <w:rPr>
                <w:rFonts w:hint="eastAsia"/>
              </w:rPr>
              <w:t>，取值范围</w:t>
            </w:r>
            <w:r w:rsidRPr="000D2286">
              <w:rPr>
                <w:rFonts w:hint="eastAsia"/>
                <w:color w:val="000000"/>
              </w:rPr>
              <w:t>（</w:t>
            </w:r>
            <w:r w:rsidR="009E55F4">
              <w:rPr>
                <w:rFonts w:hint="eastAsia"/>
                <w:color w:val="000000"/>
              </w:rPr>
              <w:t>5</w:t>
            </w:r>
            <w:r w:rsidR="00586CFC" w:rsidRPr="000D2286">
              <w:rPr>
                <w:rFonts w:hint="eastAsia"/>
                <w:color w:val="000000"/>
              </w:rPr>
              <w:t>-100</w:t>
            </w:r>
            <w:r w:rsidRPr="000D2286">
              <w:rPr>
                <w:rFonts w:hint="eastAsia"/>
                <w:color w:val="000000"/>
              </w:rPr>
              <w:t>）</w:t>
            </w:r>
            <w:r w:rsidR="00E25A2E">
              <w:rPr>
                <w:rFonts w:hint="eastAsia"/>
                <w:color w:val="000000"/>
              </w:rPr>
              <w:t>。</w:t>
            </w:r>
          </w:p>
          <w:p w:rsidR="00EC3F9E" w:rsidRDefault="00E25A2E" w:rsidP="00586CFC">
            <w:r w:rsidRPr="00E25A2E">
              <w:rPr>
                <w:rFonts w:hint="eastAsia"/>
              </w:rPr>
              <w:t>如取值不在此范围内，</w:t>
            </w:r>
            <w:r w:rsidR="00B074D3">
              <w:rPr>
                <w:rFonts w:hint="eastAsia"/>
              </w:rPr>
              <w:t>fontSize</w:t>
            </w:r>
            <w:r w:rsidR="00B074D3">
              <w:rPr>
                <w:rFonts w:hint="eastAsia"/>
              </w:rPr>
              <w:t>默认为</w:t>
            </w:r>
            <w:r w:rsidR="00B074D3">
              <w:rPr>
                <w:rFonts w:hint="eastAsia"/>
              </w:rPr>
              <w:t>5</w:t>
            </w:r>
          </w:p>
          <w:p w:rsidR="00E25A2E" w:rsidRPr="00677844" w:rsidRDefault="00E25A2E" w:rsidP="00586CFC">
            <w:r>
              <w:rPr>
                <w:rFonts w:hint="eastAsia"/>
              </w:rPr>
              <w:t>如取值</w:t>
            </w:r>
            <w:r w:rsidR="002A0522">
              <w:rPr>
                <w:rFonts w:hint="eastAsia"/>
              </w:rPr>
              <w:t>fontSize &gt;</w:t>
            </w:r>
            <w:r>
              <w:rPr>
                <w:rFonts w:hint="eastAsia"/>
              </w:rPr>
              <w:t xml:space="preserve"> layoutHeight</w:t>
            </w:r>
            <w:r>
              <w:rPr>
                <w:rFonts w:hint="eastAsia"/>
              </w:rPr>
              <w:t>，将显示不出文字。</w:t>
            </w:r>
          </w:p>
        </w:tc>
      </w:tr>
      <w:tr w:rsidR="00EC3F9E" w:rsidTr="002353E1">
        <w:tc>
          <w:tcPr>
            <w:tcW w:w="2376" w:type="dxa"/>
          </w:tcPr>
          <w:p w:rsidR="00EC3F9E" w:rsidRDefault="00EA0A89" w:rsidP="002353E1">
            <w:pPr>
              <w:jc w:val="center"/>
            </w:pPr>
            <w:r w:rsidRPr="00CB32CE">
              <w:rPr>
                <w:rFonts w:hint="eastAsia"/>
                <w:color w:val="00B050"/>
              </w:rPr>
              <w:t>textAlign</w:t>
            </w:r>
          </w:p>
        </w:tc>
        <w:tc>
          <w:tcPr>
            <w:tcW w:w="6152" w:type="dxa"/>
          </w:tcPr>
          <w:p w:rsidR="00EC3F9E" w:rsidRDefault="00EC3F9E" w:rsidP="002353E1">
            <w:pPr>
              <w:jc w:val="left"/>
            </w:pPr>
            <w:r>
              <w:rPr>
                <w:rFonts w:hint="eastAsia"/>
              </w:rPr>
              <w:t>文本字符在控件中的对齐方式</w:t>
            </w:r>
            <w:r w:rsidR="000D2286">
              <w:rPr>
                <w:rFonts w:hint="eastAsia"/>
              </w:rPr>
              <w:t>，取值为</w:t>
            </w:r>
            <w:r w:rsidR="00773F76">
              <w:rPr>
                <w:rFonts w:hint="eastAsia"/>
              </w:rPr>
              <w:t>：</w:t>
            </w:r>
          </w:p>
          <w:p w:rsidR="00EC3F9E" w:rsidRDefault="00EC3F9E" w:rsidP="002353E1">
            <w:pPr>
              <w:jc w:val="left"/>
            </w:pPr>
            <w:r>
              <w:rPr>
                <w:rFonts w:hint="eastAsia"/>
              </w:rPr>
              <w:t xml:space="preserve">( </w:t>
            </w:r>
            <w:r>
              <w:rPr>
                <w:rFonts w:hint="eastAsia"/>
              </w:rPr>
              <w:t>左上－</w:t>
            </w:r>
            <w:r>
              <w:rPr>
                <w:rFonts w:hint="eastAsia"/>
              </w:rPr>
              <w:t>"TOP_LEFT"</w:t>
            </w:r>
            <w:r>
              <w:rPr>
                <w:rFonts w:hint="eastAsia"/>
              </w:rPr>
              <w:t>、</w:t>
            </w:r>
            <w:r>
              <w:rPr>
                <w:rFonts w:hint="eastAsia"/>
              </w:rPr>
              <w:t xml:space="preserve">        </w:t>
            </w:r>
            <w:r>
              <w:rPr>
                <w:rFonts w:hint="eastAsia"/>
              </w:rPr>
              <w:t>中上－</w:t>
            </w:r>
            <w:r>
              <w:rPr>
                <w:rFonts w:hint="eastAsia"/>
              </w:rPr>
              <w:t>"TOP_CENTER"</w:t>
            </w:r>
            <w:r>
              <w:rPr>
                <w:rFonts w:hint="eastAsia"/>
              </w:rPr>
              <w:t>、</w:t>
            </w:r>
          </w:p>
          <w:p w:rsidR="00EC3F9E" w:rsidRDefault="00EC3F9E" w:rsidP="002353E1">
            <w:pPr>
              <w:jc w:val="left"/>
            </w:pPr>
            <w:r>
              <w:rPr>
                <w:rFonts w:hint="eastAsia"/>
              </w:rPr>
              <w:t xml:space="preserve"> </w:t>
            </w:r>
            <w:r>
              <w:rPr>
                <w:rFonts w:hint="eastAsia"/>
              </w:rPr>
              <w:t>右上－</w:t>
            </w:r>
            <w:r>
              <w:rPr>
                <w:rFonts w:hint="eastAsia"/>
              </w:rPr>
              <w:t>"TOP_RIGHT"</w:t>
            </w:r>
            <w:r>
              <w:rPr>
                <w:rFonts w:hint="eastAsia"/>
              </w:rPr>
              <w:t>、</w:t>
            </w:r>
            <w:r>
              <w:rPr>
                <w:rFonts w:hint="eastAsia"/>
              </w:rPr>
              <w:t xml:space="preserve">       </w:t>
            </w:r>
            <w:r>
              <w:rPr>
                <w:rFonts w:hint="eastAsia"/>
              </w:rPr>
              <w:t>左中－</w:t>
            </w:r>
            <w:r>
              <w:rPr>
                <w:rFonts w:hint="eastAsia"/>
              </w:rPr>
              <w:t>"CENTER_LEFT"</w:t>
            </w:r>
            <w:r>
              <w:rPr>
                <w:rFonts w:hint="eastAsia"/>
              </w:rPr>
              <w:t>、</w:t>
            </w:r>
            <w:r>
              <w:rPr>
                <w:rFonts w:hint="eastAsia"/>
              </w:rPr>
              <w:t xml:space="preserve"> </w:t>
            </w:r>
          </w:p>
          <w:p w:rsidR="00EC3F9E" w:rsidRDefault="00EC3F9E" w:rsidP="002353E1">
            <w:pPr>
              <w:jc w:val="left"/>
            </w:pPr>
            <w:r>
              <w:rPr>
                <w:rFonts w:hint="eastAsia"/>
              </w:rPr>
              <w:t xml:space="preserve"> </w:t>
            </w:r>
            <w:r>
              <w:rPr>
                <w:rFonts w:hint="eastAsia"/>
              </w:rPr>
              <w:t>居中－</w:t>
            </w:r>
            <w:r>
              <w:rPr>
                <w:rFonts w:hint="eastAsia"/>
              </w:rPr>
              <w:t>"CENTER_CENTER"</w:t>
            </w:r>
            <w:r>
              <w:rPr>
                <w:rFonts w:hint="eastAsia"/>
              </w:rPr>
              <w:t>、右</w:t>
            </w:r>
            <w:r w:rsidR="00537690">
              <w:rPr>
                <w:rFonts w:hint="eastAsia"/>
              </w:rPr>
              <w:t>中</w:t>
            </w:r>
            <w:r>
              <w:rPr>
                <w:rFonts w:hint="eastAsia"/>
              </w:rPr>
              <w:t>－</w:t>
            </w:r>
            <w:r>
              <w:rPr>
                <w:rFonts w:hint="eastAsia"/>
              </w:rPr>
              <w:t>"CENTER_RIGHT"</w:t>
            </w:r>
            <w:r>
              <w:rPr>
                <w:rFonts w:hint="eastAsia"/>
              </w:rPr>
              <w:t>、</w:t>
            </w:r>
            <w:r>
              <w:rPr>
                <w:rFonts w:hint="eastAsia"/>
              </w:rPr>
              <w:t xml:space="preserve"> </w:t>
            </w:r>
          </w:p>
          <w:p w:rsidR="00EC3F9E" w:rsidRDefault="00EC3F9E" w:rsidP="002353E1">
            <w:pPr>
              <w:jc w:val="left"/>
            </w:pPr>
            <w:r>
              <w:rPr>
                <w:rFonts w:hint="eastAsia"/>
              </w:rPr>
              <w:t xml:space="preserve"> </w:t>
            </w:r>
            <w:r>
              <w:rPr>
                <w:rFonts w:hint="eastAsia"/>
              </w:rPr>
              <w:t>左下－</w:t>
            </w:r>
            <w:r>
              <w:rPr>
                <w:rFonts w:hint="eastAsia"/>
              </w:rPr>
              <w:t>"BOTTOM_LEFT"</w:t>
            </w:r>
            <w:r>
              <w:rPr>
                <w:rFonts w:hint="eastAsia"/>
              </w:rPr>
              <w:t>、</w:t>
            </w:r>
            <w:r>
              <w:rPr>
                <w:rFonts w:hint="eastAsia"/>
              </w:rPr>
              <w:t xml:space="preserve">    </w:t>
            </w:r>
            <w:r>
              <w:rPr>
                <w:rFonts w:hint="eastAsia"/>
              </w:rPr>
              <w:t>中下－</w:t>
            </w:r>
            <w:r>
              <w:rPr>
                <w:rFonts w:hint="eastAsia"/>
              </w:rPr>
              <w:t>"BOTTOM_CENTER"</w:t>
            </w:r>
            <w:r>
              <w:rPr>
                <w:rFonts w:hint="eastAsia"/>
              </w:rPr>
              <w:t>、</w:t>
            </w:r>
            <w:r>
              <w:rPr>
                <w:rFonts w:hint="eastAsia"/>
              </w:rPr>
              <w:t xml:space="preserve">   </w:t>
            </w:r>
            <w:r>
              <w:rPr>
                <w:rFonts w:hint="eastAsia"/>
              </w:rPr>
              <w:t>右下－</w:t>
            </w:r>
            <w:r>
              <w:rPr>
                <w:rFonts w:hint="eastAsia"/>
              </w:rPr>
              <w:t>"BOTTOM_RIGHT"</w:t>
            </w:r>
            <w:r>
              <w:rPr>
                <w:rFonts w:hint="eastAsia"/>
              </w:rPr>
              <w:t>）</w:t>
            </w:r>
          </w:p>
          <w:p w:rsidR="005A7B70" w:rsidRDefault="005A7B70" w:rsidP="002353E1">
            <w:pPr>
              <w:jc w:val="left"/>
            </w:pPr>
            <w:r w:rsidRPr="00E25A2E">
              <w:rPr>
                <w:rFonts w:hint="eastAsia"/>
              </w:rPr>
              <w:t>如取值不在此范围内</w:t>
            </w:r>
            <w:r>
              <w:rPr>
                <w:rFonts w:hint="eastAsia"/>
              </w:rPr>
              <w:t>，将默认为</w:t>
            </w:r>
            <w:r>
              <w:rPr>
                <w:rFonts w:hint="eastAsia"/>
              </w:rPr>
              <w:t>CENTER_CENTER</w:t>
            </w:r>
            <w:r>
              <w:rPr>
                <w:rFonts w:hint="eastAsia"/>
              </w:rPr>
              <w:t>。</w:t>
            </w:r>
          </w:p>
        </w:tc>
      </w:tr>
    </w:tbl>
    <w:p w:rsidR="00B1656A" w:rsidRDefault="00B1656A" w:rsidP="00DA4BC1"/>
    <w:p w:rsidR="00DA4BC1" w:rsidRDefault="00A63B0A" w:rsidP="00DA4BC1">
      <w:r>
        <w:rPr>
          <w:rFonts w:hint="eastAsia"/>
        </w:rPr>
        <w:t>显示示例：</w:t>
      </w:r>
    </w:p>
    <w:p w:rsidR="00A63B0A" w:rsidRPr="000C6893" w:rsidRDefault="00A63B0A" w:rsidP="00DA4BC1">
      <w:r>
        <w:rPr>
          <w:rFonts w:hint="eastAsia"/>
        </w:rPr>
        <w:tab/>
      </w:r>
      <w:r w:rsidR="00FE3CF5">
        <w:pict>
          <v:shape id="_x0000_i1030" type="#_x0000_t75" style="width:171pt;height:57pt">
            <v:imagedata r:id="rId17" o:title=""/>
          </v:shape>
        </w:pict>
      </w:r>
    </w:p>
    <w:p w:rsidR="00DA4BC1" w:rsidRDefault="008A71D3" w:rsidP="008A71D3">
      <w:pPr>
        <w:pStyle w:val="3"/>
        <w:numPr>
          <w:ilvl w:val="0"/>
          <w:numId w:val="0"/>
        </w:numPr>
        <w:ind w:left="284"/>
      </w:pPr>
      <w:bookmarkStart w:id="22" w:name="_Toc449080444"/>
      <w:r>
        <w:rPr>
          <w:rFonts w:hint="eastAsia"/>
        </w:rPr>
        <w:t>4.2.2</w:t>
      </w:r>
      <w:r w:rsidR="00DA4BC1">
        <w:rPr>
          <w:rFonts w:hint="eastAsia"/>
        </w:rPr>
        <w:t>可编辑文本框</w:t>
      </w:r>
      <w:r w:rsidR="00DA4BC1">
        <w:rPr>
          <w:rFonts w:hint="eastAsia"/>
        </w:rPr>
        <w:t>(EditBox)</w:t>
      </w:r>
      <w:bookmarkEnd w:id="22"/>
    </w:p>
    <w:p w:rsidR="00DA4BC1" w:rsidRDefault="00DA4BC1" w:rsidP="00DA4BC1">
      <w:r>
        <w:rPr>
          <w:rFonts w:hint="eastAsia"/>
        </w:rPr>
        <w:tab/>
      </w:r>
      <w:r>
        <w:rPr>
          <w:rFonts w:hint="eastAsia"/>
        </w:rPr>
        <w:t>与静态类控件不同，可编缉文本框可接收输入系统传递的消息，通过可编辑文本框，可</w:t>
      </w:r>
      <w:r>
        <w:rPr>
          <w:rFonts w:hint="eastAsia"/>
        </w:rPr>
        <w:lastRenderedPageBreak/>
        <w:t>动态交互式地添加与删减文本内容，所以可编辑文本框也是</w:t>
      </w:r>
      <w:r>
        <w:rPr>
          <w:rFonts w:hint="eastAsia"/>
        </w:rPr>
        <w:t>UI</w:t>
      </w:r>
      <w:r>
        <w:rPr>
          <w:rFonts w:hint="eastAsia"/>
        </w:rPr>
        <w:t>中获取用户信息的重要途径之一。以下是可编辑文本</w:t>
      </w:r>
      <w:r w:rsidR="000C3ADA">
        <w:rPr>
          <w:rFonts w:hint="eastAsia"/>
        </w:rPr>
        <w:t>框</w:t>
      </w:r>
      <w:r>
        <w:rPr>
          <w:rFonts w:hint="eastAsia"/>
        </w:rPr>
        <w:t>控件的属性：</w:t>
      </w:r>
    </w:p>
    <w:p w:rsidR="00DA4BC1" w:rsidRDefault="00DA4BC1" w:rsidP="00DA4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33"/>
        <w:gridCol w:w="5395"/>
      </w:tblGrid>
      <w:tr w:rsidR="00DA4BC1" w:rsidRPr="00887BFA" w:rsidTr="002353E1">
        <w:tc>
          <w:tcPr>
            <w:tcW w:w="3133" w:type="dxa"/>
            <w:shd w:val="clear" w:color="auto" w:fill="BFBFBF"/>
          </w:tcPr>
          <w:p w:rsidR="00DA4BC1" w:rsidRPr="00887BFA" w:rsidRDefault="00DA4BC1" w:rsidP="002353E1">
            <w:pPr>
              <w:jc w:val="center"/>
              <w:rPr>
                <w:b/>
              </w:rPr>
            </w:pPr>
            <w:r w:rsidRPr="00887BFA">
              <w:rPr>
                <w:rFonts w:hint="eastAsia"/>
                <w:b/>
              </w:rPr>
              <w:t>属性名称</w:t>
            </w:r>
          </w:p>
        </w:tc>
        <w:tc>
          <w:tcPr>
            <w:tcW w:w="5395" w:type="dxa"/>
            <w:shd w:val="clear" w:color="auto" w:fill="BFBFBF"/>
          </w:tcPr>
          <w:p w:rsidR="00DA4BC1" w:rsidRPr="00887BFA" w:rsidRDefault="00DA4BC1" w:rsidP="002353E1">
            <w:pPr>
              <w:jc w:val="center"/>
              <w:rPr>
                <w:b/>
              </w:rPr>
            </w:pPr>
            <w:r w:rsidRPr="00887BFA">
              <w:rPr>
                <w:rFonts w:hint="eastAsia"/>
                <w:b/>
              </w:rPr>
              <w:t>属性说明</w:t>
            </w:r>
          </w:p>
        </w:tc>
      </w:tr>
      <w:tr w:rsidR="00DA4BC1" w:rsidTr="002353E1">
        <w:tc>
          <w:tcPr>
            <w:tcW w:w="3133" w:type="dxa"/>
          </w:tcPr>
          <w:p w:rsidR="00DA4BC1" w:rsidRDefault="00DA4BC1" w:rsidP="002353E1">
            <w:pPr>
              <w:jc w:val="center"/>
            </w:pPr>
            <w:r>
              <w:rPr>
                <w:rFonts w:hint="eastAsia"/>
              </w:rPr>
              <w:t>name</w:t>
            </w:r>
          </w:p>
        </w:tc>
        <w:tc>
          <w:tcPr>
            <w:tcW w:w="5395" w:type="dxa"/>
          </w:tcPr>
          <w:p w:rsidR="00DA4BC1" w:rsidRDefault="00566F04" w:rsidP="00FF2E42">
            <w:pPr>
              <w:jc w:val="left"/>
            </w:pPr>
            <w:r>
              <w:rPr>
                <w:rFonts w:hint="eastAsia"/>
              </w:rPr>
              <w:t>控件的名称，是控件在页中的唯一标识</w:t>
            </w:r>
          </w:p>
        </w:tc>
      </w:tr>
      <w:tr w:rsidR="00DA4BC1" w:rsidTr="002353E1">
        <w:tc>
          <w:tcPr>
            <w:tcW w:w="3133" w:type="dxa"/>
          </w:tcPr>
          <w:p w:rsidR="00DA4BC1" w:rsidRPr="00FE20C1" w:rsidRDefault="00DA4BC1" w:rsidP="002353E1">
            <w:pPr>
              <w:jc w:val="center"/>
              <w:rPr>
                <w:color w:val="00B050"/>
              </w:rPr>
            </w:pPr>
            <w:r w:rsidRPr="00FE20C1">
              <w:rPr>
                <w:rFonts w:hint="eastAsia"/>
                <w:color w:val="00B050"/>
              </w:rPr>
              <w:t>value</w:t>
            </w:r>
          </w:p>
        </w:tc>
        <w:tc>
          <w:tcPr>
            <w:tcW w:w="5395" w:type="dxa"/>
          </w:tcPr>
          <w:p w:rsidR="00EB2D89" w:rsidRDefault="00DB5DF9" w:rsidP="00FF2E42">
            <w:pPr>
              <w:jc w:val="left"/>
              <w:rPr>
                <w:rFonts w:hint="eastAsia"/>
                <w:color w:val="00B050"/>
              </w:rPr>
            </w:pPr>
            <w:r w:rsidRPr="00DB5DF9">
              <w:rPr>
                <w:rFonts w:hint="eastAsia"/>
                <w:color w:val="00B050"/>
              </w:rPr>
              <w:t>静态文本的显示内容，如果字符串的宽度大于控件宽度将超出的部分显示三个黑点</w:t>
            </w:r>
          </w:p>
          <w:p w:rsidR="004F2F2F" w:rsidRDefault="004F2F2F" w:rsidP="004F2F2F">
            <w:pPr>
              <w:jc w:val="left"/>
              <w:rPr>
                <w:rFonts w:hint="eastAsia"/>
                <w:color w:val="00B050"/>
              </w:rPr>
            </w:pPr>
            <w:r>
              <w:rPr>
                <w:rFonts w:hint="eastAsia"/>
                <w:color w:val="00B050"/>
              </w:rPr>
              <w:t>当</w:t>
            </w:r>
            <w:r>
              <w:rPr>
                <w:rFonts w:hint="eastAsia"/>
                <w:color w:val="00B050"/>
              </w:rPr>
              <w:t>type</w:t>
            </w:r>
            <w:r>
              <w:rPr>
                <w:rFonts w:hint="eastAsia"/>
                <w:color w:val="00B050"/>
              </w:rPr>
              <w:t>为</w:t>
            </w:r>
            <w:r>
              <w:rPr>
                <w:rFonts w:hint="eastAsia"/>
                <w:color w:val="00B050"/>
              </w:rPr>
              <w:t xml:space="preserve"> PINPAD</w:t>
            </w:r>
            <w:r>
              <w:rPr>
                <w:rFonts w:hint="eastAsia"/>
                <w:color w:val="00B050"/>
              </w:rPr>
              <w:t>，“</w:t>
            </w:r>
            <w:r>
              <w:rPr>
                <w:rFonts w:hint="eastAsia"/>
                <w:color w:val="00B050"/>
              </w:rPr>
              <w:t>*</w:t>
            </w:r>
            <w:r>
              <w:rPr>
                <w:rFonts w:hint="eastAsia"/>
                <w:color w:val="00B050"/>
              </w:rPr>
              <w:t>”号时，不能设置该值，否则返回</w:t>
            </w:r>
            <w:r w:rsidRPr="004F2F2F">
              <w:rPr>
                <w:color w:val="00B050"/>
              </w:rPr>
              <w:t>EUI_ERR_DATA_ERR</w:t>
            </w:r>
          </w:p>
          <w:p w:rsidR="004F2F2F" w:rsidRPr="00FE20C1" w:rsidRDefault="004F2F2F" w:rsidP="004F2F2F">
            <w:pPr>
              <w:jc w:val="left"/>
              <w:rPr>
                <w:color w:val="00B050"/>
              </w:rPr>
            </w:pPr>
            <w:r>
              <w:rPr>
                <w:rFonts w:hint="eastAsia"/>
                <w:color w:val="00B050"/>
              </w:rPr>
              <w:t>当</w:t>
            </w:r>
            <w:r>
              <w:rPr>
                <w:rFonts w:hint="eastAsia"/>
                <w:color w:val="00B050"/>
              </w:rPr>
              <w:t>type</w:t>
            </w:r>
            <w:r>
              <w:rPr>
                <w:rFonts w:hint="eastAsia"/>
                <w:color w:val="00B050"/>
              </w:rPr>
              <w:t>为浮点数时号时，设置该值会无效，但返回成功</w:t>
            </w:r>
          </w:p>
        </w:tc>
      </w:tr>
      <w:tr w:rsidR="00085071" w:rsidTr="00EC3F9E">
        <w:tc>
          <w:tcPr>
            <w:tcW w:w="3133" w:type="dxa"/>
          </w:tcPr>
          <w:p w:rsidR="00085071" w:rsidRDefault="00085071" w:rsidP="006A7DDA">
            <w:pPr>
              <w:jc w:val="center"/>
            </w:pPr>
            <w:r>
              <w:rPr>
                <w:rFonts w:hint="eastAsia"/>
              </w:rPr>
              <w:t>x</w:t>
            </w:r>
          </w:p>
        </w:tc>
        <w:tc>
          <w:tcPr>
            <w:tcW w:w="5395" w:type="dxa"/>
          </w:tcPr>
          <w:p w:rsidR="00085071" w:rsidRDefault="00FA06FA" w:rsidP="00FF2E42">
            <w:pPr>
              <w:jc w:val="left"/>
            </w:pPr>
            <w:r>
              <w:rPr>
                <w:rFonts w:hint="eastAsia"/>
              </w:rPr>
              <w:t>控件</w:t>
            </w:r>
            <w:r w:rsidR="00085071">
              <w:rPr>
                <w:rFonts w:hint="eastAsia"/>
              </w:rPr>
              <w:t>相对</w:t>
            </w:r>
            <w:r w:rsidR="00DB0ADB">
              <w:rPr>
                <w:rFonts w:hint="eastAsia"/>
              </w:rPr>
              <w:t>页</w:t>
            </w:r>
            <w:r w:rsidR="00085071">
              <w:rPr>
                <w:rFonts w:hint="eastAsia"/>
              </w:rPr>
              <w:t>的横坐标</w:t>
            </w:r>
          </w:p>
        </w:tc>
      </w:tr>
      <w:tr w:rsidR="00085071" w:rsidTr="00EC3F9E">
        <w:tc>
          <w:tcPr>
            <w:tcW w:w="3133" w:type="dxa"/>
          </w:tcPr>
          <w:p w:rsidR="00085071" w:rsidRDefault="00085071" w:rsidP="006A7DDA">
            <w:pPr>
              <w:jc w:val="center"/>
            </w:pPr>
            <w:r>
              <w:rPr>
                <w:rFonts w:hint="eastAsia"/>
              </w:rPr>
              <w:t>y</w:t>
            </w:r>
          </w:p>
        </w:tc>
        <w:tc>
          <w:tcPr>
            <w:tcW w:w="5395" w:type="dxa"/>
          </w:tcPr>
          <w:p w:rsidR="00085071" w:rsidRDefault="00FA06FA" w:rsidP="00FF2E42">
            <w:pPr>
              <w:jc w:val="left"/>
            </w:pPr>
            <w:r>
              <w:rPr>
                <w:rFonts w:hint="eastAsia"/>
              </w:rPr>
              <w:t>控件</w:t>
            </w:r>
            <w:r w:rsidR="00085071">
              <w:rPr>
                <w:rFonts w:hint="eastAsia"/>
              </w:rPr>
              <w:t>相对</w:t>
            </w:r>
            <w:r w:rsidR="00DB0ADB">
              <w:rPr>
                <w:rFonts w:hint="eastAsia"/>
              </w:rPr>
              <w:t>页</w:t>
            </w:r>
            <w:r w:rsidR="00085071">
              <w:rPr>
                <w:rFonts w:hint="eastAsia"/>
              </w:rPr>
              <w:t>的纵坐标</w:t>
            </w:r>
          </w:p>
        </w:tc>
      </w:tr>
      <w:tr w:rsidR="00085071" w:rsidTr="00EC3F9E">
        <w:tc>
          <w:tcPr>
            <w:tcW w:w="3133" w:type="dxa"/>
          </w:tcPr>
          <w:p w:rsidR="00085071" w:rsidRDefault="00085071" w:rsidP="006A7DDA">
            <w:pPr>
              <w:jc w:val="center"/>
            </w:pPr>
            <w:r>
              <w:rPr>
                <w:rFonts w:hint="eastAsia"/>
              </w:rPr>
              <w:t>layoutWidth</w:t>
            </w:r>
          </w:p>
        </w:tc>
        <w:tc>
          <w:tcPr>
            <w:tcW w:w="5395" w:type="dxa"/>
          </w:tcPr>
          <w:p w:rsidR="00085071" w:rsidRDefault="00FA06FA" w:rsidP="00FF2E42">
            <w:r>
              <w:rPr>
                <w:rFonts w:hint="eastAsia"/>
              </w:rPr>
              <w:t>控件</w:t>
            </w:r>
            <w:r w:rsidR="00085071">
              <w:rPr>
                <w:rFonts w:hint="eastAsia"/>
              </w:rPr>
              <w:t>的宽度</w:t>
            </w:r>
          </w:p>
        </w:tc>
      </w:tr>
      <w:tr w:rsidR="00085071" w:rsidTr="00EC3F9E">
        <w:tc>
          <w:tcPr>
            <w:tcW w:w="3133" w:type="dxa"/>
          </w:tcPr>
          <w:p w:rsidR="00085071" w:rsidRPr="00E2094E" w:rsidRDefault="00085071" w:rsidP="006A7DDA">
            <w:pPr>
              <w:jc w:val="center"/>
            </w:pPr>
            <w:r>
              <w:rPr>
                <w:rFonts w:hint="eastAsia"/>
              </w:rPr>
              <w:t>layoutHeight</w:t>
            </w:r>
          </w:p>
        </w:tc>
        <w:tc>
          <w:tcPr>
            <w:tcW w:w="5395" w:type="dxa"/>
          </w:tcPr>
          <w:p w:rsidR="00085071" w:rsidRDefault="00FA06FA" w:rsidP="00FF2E42">
            <w:r>
              <w:rPr>
                <w:rFonts w:hint="eastAsia"/>
              </w:rPr>
              <w:t>控件</w:t>
            </w:r>
            <w:r w:rsidR="00085071">
              <w:rPr>
                <w:rFonts w:hint="eastAsia"/>
              </w:rPr>
              <w:t>的高度。</w:t>
            </w:r>
          </w:p>
        </w:tc>
      </w:tr>
      <w:tr w:rsidR="00DA4BC1" w:rsidTr="002353E1">
        <w:tc>
          <w:tcPr>
            <w:tcW w:w="3133" w:type="dxa"/>
          </w:tcPr>
          <w:p w:rsidR="00DA4BC1" w:rsidRDefault="00DA4BC1" w:rsidP="002353E1">
            <w:pPr>
              <w:jc w:val="center"/>
            </w:pPr>
            <w:r>
              <w:rPr>
                <w:rFonts w:hint="eastAsia"/>
              </w:rPr>
              <w:t>fgColor</w:t>
            </w:r>
          </w:p>
        </w:tc>
        <w:tc>
          <w:tcPr>
            <w:tcW w:w="5395" w:type="dxa"/>
          </w:tcPr>
          <w:p w:rsidR="00DA4BC1" w:rsidRDefault="00085071" w:rsidP="00402F6A">
            <w:pPr>
              <w:jc w:val="left"/>
            </w:pPr>
            <w:r>
              <w:rPr>
                <w:rFonts w:hint="eastAsia"/>
              </w:rPr>
              <w:t>显示文本的颜色，</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r w:rsidR="00BC2357" w:rsidTr="00070022">
        <w:trPr>
          <w:trHeight w:val="369"/>
        </w:trPr>
        <w:tc>
          <w:tcPr>
            <w:tcW w:w="3133" w:type="dxa"/>
          </w:tcPr>
          <w:p w:rsidR="00BC2357" w:rsidRDefault="00BC2357" w:rsidP="006A7DDA">
            <w:pPr>
              <w:jc w:val="center"/>
            </w:pPr>
            <w:r>
              <w:rPr>
                <w:rFonts w:hint="eastAsia"/>
              </w:rPr>
              <w:t>fontSize</w:t>
            </w:r>
          </w:p>
        </w:tc>
        <w:tc>
          <w:tcPr>
            <w:tcW w:w="5395" w:type="dxa"/>
          </w:tcPr>
          <w:p w:rsidR="0039688F" w:rsidRDefault="0039688F" w:rsidP="0039688F">
            <w:pPr>
              <w:rPr>
                <w:color w:val="000000"/>
              </w:rPr>
            </w:pPr>
            <w:r>
              <w:rPr>
                <w:rFonts w:hint="eastAsia"/>
              </w:rPr>
              <w:t>字符的大小，取值范围</w:t>
            </w:r>
            <w:r w:rsidRPr="000D2286">
              <w:rPr>
                <w:rFonts w:hint="eastAsia"/>
                <w:color w:val="000000"/>
              </w:rPr>
              <w:t>（</w:t>
            </w:r>
            <w:r>
              <w:rPr>
                <w:rFonts w:hint="eastAsia"/>
                <w:color w:val="000000"/>
              </w:rPr>
              <w:t>5</w:t>
            </w:r>
            <w:r w:rsidRPr="000D2286">
              <w:rPr>
                <w:rFonts w:hint="eastAsia"/>
                <w:color w:val="000000"/>
              </w:rPr>
              <w:t>-100</w:t>
            </w:r>
            <w:r w:rsidRPr="000D2286">
              <w:rPr>
                <w:rFonts w:hint="eastAsia"/>
                <w:color w:val="000000"/>
              </w:rPr>
              <w:t>）</w:t>
            </w:r>
            <w:r>
              <w:rPr>
                <w:rFonts w:hint="eastAsia"/>
                <w:color w:val="000000"/>
              </w:rPr>
              <w:t>。</w:t>
            </w:r>
          </w:p>
          <w:p w:rsidR="0039688F" w:rsidRDefault="0039688F" w:rsidP="0039688F">
            <w:r w:rsidRPr="00E25A2E">
              <w:rPr>
                <w:rFonts w:hint="eastAsia"/>
              </w:rPr>
              <w:t>如取值不在此范围内，</w:t>
            </w:r>
            <w:r>
              <w:rPr>
                <w:rFonts w:hint="eastAsia"/>
              </w:rPr>
              <w:t>fontSize</w:t>
            </w:r>
            <w:r>
              <w:rPr>
                <w:rFonts w:hint="eastAsia"/>
              </w:rPr>
              <w:t>默认为</w:t>
            </w:r>
            <w:r>
              <w:rPr>
                <w:rFonts w:hint="eastAsia"/>
              </w:rPr>
              <w:t>5</w:t>
            </w:r>
          </w:p>
          <w:p w:rsidR="00BC2357" w:rsidRPr="00677844" w:rsidRDefault="002A0522" w:rsidP="0039688F">
            <w:r>
              <w:rPr>
                <w:rFonts w:hint="eastAsia"/>
              </w:rPr>
              <w:t>如取值</w:t>
            </w:r>
            <w:r>
              <w:rPr>
                <w:rFonts w:hint="eastAsia"/>
              </w:rPr>
              <w:t>fontSize &gt; layoutHeight</w:t>
            </w:r>
            <w:r>
              <w:rPr>
                <w:rFonts w:hint="eastAsia"/>
              </w:rPr>
              <w:t>，将显示不出文字。</w:t>
            </w:r>
          </w:p>
        </w:tc>
      </w:tr>
      <w:tr w:rsidR="00BC2357" w:rsidTr="002353E1">
        <w:tc>
          <w:tcPr>
            <w:tcW w:w="3133" w:type="dxa"/>
          </w:tcPr>
          <w:p w:rsidR="00BC2357" w:rsidRDefault="00EA0A89" w:rsidP="006A7DDA">
            <w:pPr>
              <w:jc w:val="center"/>
            </w:pPr>
            <w:r w:rsidRPr="00EA0A89">
              <w:rPr>
                <w:rFonts w:hint="eastAsia"/>
              </w:rPr>
              <w:t>textAlign</w:t>
            </w:r>
          </w:p>
        </w:tc>
        <w:tc>
          <w:tcPr>
            <w:tcW w:w="5395" w:type="dxa"/>
          </w:tcPr>
          <w:p w:rsidR="008347E7" w:rsidRDefault="00AE2CCB" w:rsidP="008347E7">
            <w:pPr>
              <w:jc w:val="left"/>
            </w:pPr>
            <w:r>
              <w:rPr>
                <w:rFonts w:hint="eastAsia"/>
              </w:rPr>
              <w:t>字符在控件中的对齐方式，取值为：</w:t>
            </w:r>
          </w:p>
          <w:p w:rsidR="00AE2CCB" w:rsidRDefault="00AE2CCB" w:rsidP="00AE2CCB">
            <w:pPr>
              <w:jc w:val="left"/>
            </w:pPr>
            <w:r>
              <w:rPr>
                <w:rFonts w:hint="eastAsia"/>
              </w:rPr>
              <w:t>左中－</w:t>
            </w:r>
            <w:r>
              <w:rPr>
                <w:rFonts w:hint="eastAsia"/>
              </w:rPr>
              <w:t>"CENTER_LEFT"</w:t>
            </w:r>
          </w:p>
          <w:p w:rsidR="008347E7" w:rsidRDefault="00AE2CCB" w:rsidP="00AE2CCB">
            <w:pPr>
              <w:jc w:val="left"/>
            </w:pPr>
            <w:r>
              <w:rPr>
                <w:rFonts w:hint="eastAsia"/>
              </w:rPr>
              <w:t>居中－</w:t>
            </w:r>
            <w:r>
              <w:rPr>
                <w:rFonts w:hint="eastAsia"/>
              </w:rPr>
              <w:t>"CENTER_CENTER"</w:t>
            </w:r>
          </w:p>
          <w:p w:rsidR="00AE2CCB" w:rsidRPr="008347E7" w:rsidRDefault="00537690" w:rsidP="00AE2CCB">
            <w:pPr>
              <w:jc w:val="left"/>
            </w:pPr>
            <w:r>
              <w:rPr>
                <w:rFonts w:hint="eastAsia"/>
              </w:rPr>
              <w:t>右中</w:t>
            </w:r>
            <w:r w:rsidR="00AE2CCB">
              <w:rPr>
                <w:rFonts w:hint="eastAsia"/>
              </w:rPr>
              <w:t>－</w:t>
            </w:r>
            <w:r w:rsidR="00AE2CCB">
              <w:rPr>
                <w:rFonts w:hint="eastAsia"/>
              </w:rPr>
              <w:t>"CENTER_RIGHT"</w:t>
            </w:r>
          </w:p>
          <w:p w:rsidR="0072104F" w:rsidRDefault="00AE2CCB" w:rsidP="008347E7">
            <w:pPr>
              <w:jc w:val="left"/>
            </w:pPr>
            <w:r w:rsidRPr="00E25A2E">
              <w:rPr>
                <w:rFonts w:hint="eastAsia"/>
              </w:rPr>
              <w:t>如取值不在此范围内</w:t>
            </w:r>
            <w:r>
              <w:rPr>
                <w:rFonts w:hint="eastAsia"/>
              </w:rPr>
              <w:t>，将默认为</w:t>
            </w:r>
            <w:r>
              <w:rPr>
                <w:rFonts w:hint="eastAsia"/>
              </w:rPr>
              <w:t>CENTER_CENTER</w:t>
            </w:r>
            <w:r>
              <w:rPr>
                <w:rFonts w:hint="eastAsia"/>
              </w:rPr>
              <w:t>。</w:t>
            </w:r>
          </w:p>
          <w:p w:rsidR="009C4633" w:rsidRDefault="009C4633" w:rsidP="008347E7">
            <w:pPr>
              <w:jc w:val="left"/>
            </w:pPr>
            <w:r w:rsidRPr="009A6D79">
              <w:rPr>
                <w:color w:val="000000"/>
              </w:rPr>
              <w:t>Multiline</w:t>
            </w:r>
            <w:r>
              <w:rPr>
                <w:rFonts w:hint="eastAsia"/>
                <w:color w:val="000000"/>
              </w:rPr>
              <w:t>=1</w:t>
            </w:r>
            <w:r w:rsidR="006575F4">
              <w:rPr>
                <w:rFonts w:hint="eastAsia"/>
                <w:color w:val="000000"/>
              </w:rPr>
              <w:t>时</w:t>
            </w:r>
            <w:r w:rsidR="003A10F4">
              <w:rPr>
                <w:rFonts w:hint="eastAsia"/>
                <w:color w:val="000000"/>
              </w:rPr>
              <w:t>或</w:t>
            </w:r>
            <w:r w:rsidR="003A10F4">
              <w:rPr>
                <w:rFonts w:hint="eastAsia"/>
                <w:color w:val="000000"/>
              </w:rPr>
              <w:t>type=6</w:t>
            </w:r>
            <w:r w:rsidR="003A10F4">
              <w:rPr>
                <w:rFonts w:hint="eastAsia"/>
                <w:color w:val="000000"/>
              </w:rPr>
              <w:t>时</w:t>
            </w:r>
            <w:r w:rsidR="006575F4">
              <w:rPr>
                <w:rFonts w:hint="eastAsia"/>
                <w:color w:val="000000"/>
              </w:rPr>
              <w:t>，该值设置无效，</w:t>
            </w:r>
            <w:r w:rsidR="00D375D3">
              <w:rPr>
                <w:rFonts w:hint="eastAsia"/>
                <w:color w:val="000000"/>
              </w:rPr>
              <w:t>这时</w:t>
            </w:r>
            <w:r w:rsidR="006575F4">
              <w:rPr>
                <w:rFonts w:hint="eastAsia"/>
                <w:color w:val="000000"/>
              </w:rPr>
              <w:t>恒为</w:t>
            </w:r>
            <w:r w:rsidR="006575F4">
              <w:rPr>
                <w:rFonts w:hint="eastAsia"/>
              </w:rPr>
              <w:t>CENTER_LEFT</w:t>
            </w:r>
          </w:p>
        </w:tc>
      </w:tr>
      <w:tr w:rsidR="00DA4BC1" w:rsidRPr="005C2119" w:rsidTr="002353E1">
        <w:tc>
          <w:tcPr>
            <w:tcW w:w="3133" w:type="dxa"/>
          </w:tcPr>
          <w:p w:rsidR="00DA4BC1" w:rsidRPr="00FE20C1" w:rsidRDefault="00DA4BC1" w:rsidP="002353E1">
            <w:pPr>
              <w:jc w:val="center"/>
              <w:rPr>
                <w:color w:val="00B050"/>
              </w:rPr>
            </w:pPr>
            <w:r w:rsidRPr="00FE20C1">
              <w:rPr>
                <w:rFonts w:hint="eastAsia"/>
                <w:color w:val="00B050"/>
              </w:rPr>
              <w:t>type</w:t>
            </w:r>
          </w:p>
        </w:tc>
        <w:tc>
          <w:tcPr>
            <w:tcW w:w="5395" w:type="dxa"/>
          </w:tcPr>
          <w:p w:rsidR="00DA4BC1" w:rsidRDefault="00DA4BC1" w:rsidP="00B92F2D">
            <w:pPr>
              <w:jc w:val="left"/>
              <w:rPr>
                <w:b/>
                <w:color w:val="00B050"/>
              </w:rPr>
            </w:pPr>
            <w:r w:rsidRPr="00FE20C1">
              <w:rPr>
                <w:rFonts w:hint="eastAsia"/>
                <w:color w:val="00B050"/>
              </w:rPr>
              <w:t>编辑框接收输入的字符类型</w:t>
            </w:r>
            <w:r w:rsidRPr="00FE20C1">
              <w:rPr>
                <w:rFonts w:hint="eastAsia"/>
                <w:b/>
                <w:color w:val="00B050"/>
              </w:rPr>
              <w:t>（</w:t>
            </w:r>
            <w:r w:rsidRPr="00FE20C1">
              <w:rPr>
                <w:rFonts w:hint="eastAsia"/>
                <w:color w:val="00B050"/>
              </w:rPr>
              <w:t>0</w:t>
            </w:r>
            <w:r w:rsidRPr="00FE20C1">
              <w:rPr>
                <w:rFonts w:hint="eastAsia"/>
                <w:color w:val="00B050"/>
              </w:rPr>
              <w:t>－数字、</w:t>
            </w:r>
            <w:r w:rsidRPr="00FE20C1">
              <w:rPr>
                <w:rFonts w:hint="eastAsia"/>
                <w:color w:val="00B050"/>
              </w:rPr>
              <w:t>1</w:t>
            </w:r>
            <w:r w:rsidRPr="00FE20C1">
              <w:rPr>
                <w:rFonts w:hint="eastAsia"/>
                <w:color w:val="00B050"/>
              </w:rPr>
              <w:t>－</w:t>
            </w:r>
            <w:r w:rsidR="00AC12A6">
              <w:rPr>
                <w:rFonts w:hint="eastAsia"/>
                <w:color w:val="00B050"/>
              </w:rPr>
              <w:t>字符串</w:t>
            </w:r>
            <w:r w:rsidRPr="00FE20C1">
              <w:rPr>
                <w:rFonts w:hint="eastAsia"/>
                <w:color w:val="00B050"/>
              </w:rPr>
              <w:t>、</w:t>
            </w:r>
            <w:r w:rsidRPr="00FE20C1">
              <w:rPr>
                <w:rFonts w:hint="eastAsia"/>
                <w:color w:val="00B050"/>
              </w:rPr>
              <w:t>2</w:t>
            </w:r>
            <w:r w:rsidRPr="00FE20C1">
              <w:rPr>
                <w:rFonts w:hint="eastAsia"/>
                <w:color w:val="00B050"/>
              </w:rPr>
              <w:t>－星号密码式、</w:t>
            </w:r>
            <w:r w:rsidR="007020C0">
              <w:rPr>
                <w:rFonts w:hint="eastAsia"/>
                <w:color w:val="00B050"/>
              </w:rPr>
              <w:t>3</w:t>
            </w:r>
            <w:r w:rsidR="008E210B">
              <w:rPr>
                <w:rFonts w:hint="eastAsia"/>
                <w:color w:val="00B050"/>
              </w:rPr>
              <w:t>－浮点</w:t>
            </w:r>
            <w:r w:rsidRPr="00FE20C1">
              <w:rPr>
                <w:rFonts w:hint="eastAsia"/>
                <w:color w:val="00B050"/>
              </w:rPr>
              <w:t>数、</w:t>
            </w:r>
            <w:r w:rsidR="007020C0">
              <w:rPr>
                <w:rFonts w:hint="eastAsia"/>
                <w:color w:val="00B050"/>
              </w:rPr>
              <w:t xml:space="preserve"> 4</w:t>
            </w:r>
            <w:r w:rsidRPr="00FE20C1">
              <w:rPr>
                <w:rFonts w:hint="eastAsia"/>
                <w:color w:val="00B050"/>
              </w:rPr>
              <w:t>－</w:t>
            </w:r>
            <w:r w:rsidRPr="00FE20C1">
              <w:rPr>
                <w:rFonts w:hint="eastAsia"/>
                <w:color w:val="00B050"/>
              </w:rPr>
              <w:t>IP</w:t>
            </w:r>
            <w:r w:rsidRPr="00FE20C1">
              <w:rPr>
                <w:rFonts w:hint="eastAsia"/>
                <w:color w:val="00B050"/>
              </w:rPr>
              <w:t>地址、</w:t>
            </w:r>
            <w:r w:rsidRPr="00FE20C1">
              <w:rPr>
                <w:rFonts w:hint="eastAsia"/>
                <w:color w:val="00B050"/>
              </w:rPr>
              <w:t xml:space="preserve"> 5</w:t>
            </w:r>
            <w:r w:rsidRPr="00FE20C1">
              <w:rPr>
                <w:rFonts w:hint="eastAsia"/>
                <w:color w:val="00B050"/>
              </w:rPr>
              <w:t>－日期、</w:t>
            </w:r>
            <w:r w:rsidRPr="00FE20C1">
              <w:rPr>
                <w:rFonts w:hint="eastAsia"/>
                <w:color w:val="00B050"/>
              </w:rPr>
              <w:t>6</w:t>
            </w:r>
            <w:r w:rsidRPr="00FE20C1">
              <w:rPr>
                <w:rFonts w:hint="eastAsia"/>
                <w:color w:val="00B050"/>
              </w:rPr>
              <w:t>－</w:t>
            </w:r>
            <w:r w:rsidR="00B92F2D" w:rsidRPr="00FE20C1">
              <w:rPr>
                <w:rFonts w:hint="eastAsia"/>
                <w:color w:val="00B050"/>
              </w:rPr>
              <w:t>PinPad</w:t>
            </w:r>
            <w:r w:rsidR="00B92F2D" w:rsidRPr="00FE20C1">
              <w:rPr>
                <w:rFonts w:hint="eastAsia"/>
                <w:color w:val="00B050"/>
              </w:rPr>
              <w:t>、</w:t>
            </w:r>
            <w:r w:rsidR="00B92F2D" w:rsidRPr="00FE20C1">
              <w:rPr>
                <w:rFonts w:hint="eastAsia"/>
                <w:color w:val="00B050"/>
              </w:rPr>
              <w:t>7</w:t>
            </w:r>
            <w:r w:rsidR="00B92F2D" w:rsidRPr="00FE20C1">
              <w:rPr>
                <w:rFonts w:hint="eastAsia"/>
                <w:color w:val="00B050"/>
              </w:rPr>
              <w:t>—中文输入法</w:t>
            </w:r>
            <w:r w:rsidRPr="00FE20C1">
              <w:rPr>
                <w:rFonts w:hint="eastAsia"/>
                <w:b/>
                <w:color w:val="00B050"/>
              </w:rPr>
              <w:t>）</w:t>
            </w:r>
          </w:p>
          <w:p w:rsidR="001D31E6" w:rsidRDefault="001D31E6" w:rsidP="00B92F2D">
            <w:pPr>
              <w:jc w:val="left"/>
              <w:rPr>
                <w:color w:val="00B050"/>
              </w:rPr>
            </w:pPr>
            <w:r w:rsidRPr="001D31E6">
              <w:rPr>
                <w:rFonts w:hint="eastAsia"/>
                <w:color w:val="00B050"/>
              </w:rPr>
              <w:t>如取值不在该范围内，将默认为</w:t>
            </w:r>
            <w:r w:rsidRPr="00FE20C1">
              <w:rPr>
                <w:rFonts w:hint="eastAsia"/>
                <w:color w:val="00B050"/>
              </w:rPr>
              <w:t>0</w:t>
            </w:r>
            <w:r w:rsidRPr="00FE20C1">
              <w:rPr>
                <w:rFonts w:hint="eastAsia"/>
                <w:color w:val="00B050"/>
              </w:rPr>
              <w:t>－数字</w:t>
            </w:r>
            <w:r w:rsidRPr="001D31E6">
              <w:rPr>
                <w:rFonts w:hint="eastAsia"/>
                <w:color w:val="00B050"/>
              </w:rPr>
              <w:t>。</w:t>
            </w:r>
          </w:p>
          <w:p w:rsidR="005A6902" w:rsidRPr="00FB5F3A" w:rsidRDefault="00965EAC" w:rsidP="00965EAC">
            <w:pPr>
              <w:jc w:val="left"/>
              <w:rPr>
                <w:color w:val="00B050"/>
              </w:rPr>
            </w:pPr>
            <w:r>
              <w:rPr>
                <w:rFonts w:hint="eastAsia"/>
                <w:color w:val="00B050"/>
              </w:rPr>
              <w:t>type = 5</w:t>
            </w:r>
            <w:r>
              <w:rPr>
                <w:rFonts w:hint="eastAsia"/>
                <w:color w:val="00B050"/>
              </w:rPr>
              <w:t>时</w:t>
            </w:r>
            <w:r>
              <w:rPr>
                <w:rFonts w:hint="eastAsia"/>
                <w:color w:val="00B050"/>
              </w:rPr>
              <w:t>,</w:t>
            </w:r>
            <w:r w:rsidRPr="00965EAC">
              <w:rPr>
                <w:rFonts w:hint="eastAsia"/>
                <w:color w:val="00B050"/>
              </w:rPr>
              <w:t xml:space="preserve"> </w:t>
            </w:r>
            <w:r w:rsidR="00FB5F3A" w:rsidRPr="00FB5F3A">
              <w:rPr>
                <w:rFonts w:hint="eastAsia"/>
                <w:color w:val="00B050"/>
              </w:rPr>
              <w:t>format</w:t>
            </w:r>
            <w:r w:rsidRPr="00965EAC">
              <w:rPr>
                <w:rFonts w:hint="eastAsia"/>
                <w:color w:val="00B050"/>
              </w:rPr>
              <w:t>属性不可为空，</w:t>
            </w:r>
            <w:r w:rsidR="004344F3">
              <w:rPr>
                <w:rFonts w:hint="eastAsia"/>
                <w:color w:val="00B050"/>
              </w:rPr>
              <w:t>且</w:t>
            </w:r>
            <w:r w:rsidR="004344F3">
              <w:rPr>
                <w:rFonts w:hint="eastAsia"/>
                <w:color w:val="00B050"/>
              </w:rPr>
              <w:t>value</w:t>
            </w:r>
            <w:r w:rsidR="004344F3">
              <w:rPr>
                <w:rFonts w:hint="eastAsia"/>
                <w:color w:val="00B050"/>
              </w:rPr>
              <w:t>的字符长度必须</w:t>
            </w:r>
            <w:r w:rsidR="004344F3">
              <w:rPr>
                <w:rFonts w:hint="eastAsia"/>
                <w:color w:val="00B050"/>
              </w:rPr>
              <w:t>&lt;</w:t>
            </w:r>
            <w:r w:rsidR="00FB5F3A">
              <w:rPr>
                <w:rFonts w:hint="eastAsia"/>
                <w:color w:val="00B050"/>
              </w:rPr>
              <w:t>=</w:t>
            </w:r>
            <w:r w:rsidR="004344F3">
              <w:rPr>
                <w:rFonts w:hint="eastAsia"/>
                <w:color w:val="00B050"/>
              </w:rPr>
              <w:t>14,</w:t>
            </w:r>
            <w:r w:rsidRPr="00965EAC">
              <w:rPr>
                <w:rFonts w:hint="eastAsia"/>
                <w:color w:val="00B050"/>
              </w:rPr>
              <w:t>否则将返回</w:t>
            </w:r>
            <w:r w:rsidRPr="00965EAC">
              <w:rPr>
                <w:color w:val="00B050"/>
              </w:rPr>
              <w:t>EUI_ERR_INVALID_PAGE</w:t>
            </w:r>
          </w:p>
        </w:tc>
      </w:tr>
      <w:tr w:rsidR="00DA4BC1" w:rsidRPr="0000515E" w:rsidTr="002353E1">
        <w:tc>
          <w:tcPr>
            <w:tcW w:w="3133" w:type="dxa"/>
          </w:tcPr>
          <w:p w:rsidR="00DA4BC1" w:rsidRPr="00FE20C1" w:rsidRDefault="00DA4BC1" w:rsidP="002353E1">
            <w:pPr>
              <w:jc w:val="center"/>
              <w:rPr>
                <w:color w:val="00B050"/>
              </w:rPr>
            </w:pPr>
            <w:r w:rsidRPr="00FE20C1">
              <w:rPr>
                <w:rFonts w:hint="eastAsia"/>
                <w:color w:val="00B050"/>
              </w:rPr>
              <w:t>decimal</w:t>
            </w:r>
          </w:p>
        </w:tc>
        <w:tc>
          <w:tcPr>
            <w:tcW w:w="5395" w:type="dxa"/>
          </w:tcPr>
          <w:p w:rsidR="00F40768" w:rsidRDefault="00DA4BC1" w:rsidP="002353E1">
            <w:pPr>
              <w:jc w:val="left"/>
              <w:rPr>
                <w:color w:val="00B050"/>
              </w:rPr>
            </w:pPr>
            <w:r w:rsidRPr="00FE20C1">
              <w:rPr>
                <w:rFonts w:hint="eastAsia"/>
                <w:color w:val="00B050"/>
              </w:rPr>
              <w:t>当编辑框接收输入的字符类型为小数时，该属性指示小数点精度。其他字符类型，该属性无效</w:t>
            </w:r>
            <w:r w:rsidR="00B92F2D" w:rsidRPr="00FE20C1">
              <w:rPr>
                <w:rFonts w:hint="eastAsia"/>
                <w:color w:val="00B050"/>
              </w:rPr>
              <w:t>（默认：</w:t>
            </w:r>
            <w:r w:rsidR="00B92F2D" w:rsidRPr="00FE20C1">
              <w:rPr>
                <w:rFonts w:hint="eastAsia"/>
                <w:color w:val="00B050"/>
              </w:rPr>
              <w:t>2</w:t>
            </w:r>
            <w:r w:rsidR="00B92F2D" w:rsidRPr="00FE20C1">
              <w:rPr>
                <w:rFonts w:hint="eastAsia"/>
                <w:color w:val="00B050"/>
              </w:rPr>
              <w:t>）</w:t>
            </w:r>
            <w:r w:rsidR="00BC2357">
              <w:rPr>
                <w:rFonts w:hint="eastAsia"/>
                <w:color w:val="00B050"/>
              </w:rPr>
              <w:t>，</w:t>
            </w:r>
            <w:r w:rsidR="00BC2357" w:rsidRPr="00BC2357">
              <w:rPr>
                <w:rFonts w:hint="eastAsia"/>
                <w:color w:val="00B050"/>
              </w:rPr>
              <w:t>取值范围（</w:t>
            </w:r>
            <w:r w:rsidR="00BC2357">
              <w:rPr>
                <w:rFonts w:hint="eastAsia"/>
                <w:color w:val="00B050"/>
              </w:rPr>
              <w:t>0</w:t>
            </w:r>
            <w:r w:rsidR="00BC2357" w:rsidRPr="00BC2357">
              <w:rPr>
                <w:rFonts w:hint="eastAsia"/>
                <w:color w:val="00B050"/>
              </w:rPr>
              <w:t>-</w:t>
            </w:r>
            <w:r w:rsidR="00BC2357">
              <w:rPr>
                <w:rFonts w:hint="eastAsia"/>
                <w:color w:val="00B050"/>
              </w:rPr>
              <w:t>10</w:t>
            </w:r>
            <w:r w:rsidR="00BC2357" w:rsidRPr="00BC2357">
              <w:rPr>
                <w:rFonts w:hint="eastAsia"/>
                <w:color w:val="00B050"/>
              </w:rPr>
              <w:t>）</w:t>
            </w:r>
            <w:r w:rsidR="001D31E6">
              <w:rPr>
                <w:rFonts w:hint="eastAsia"/>
                <w:color w:val="00B050"/>
              </w:rPr>
              <w:t>。</w:t>
            </w:r>
          </w:p>
          <w:p w:rsidR="00DA4BC1" w:rsidRPr="00FE20C1" w:rsidRDefault="001D31E6" w:rsidP="002353E1">
            <w:pPr>
              <w:jc w:val="left"/>
              <w:rPr>
                <w:color w:val="00B050"/>
              </w:rPr>
            </w:pPr>
            <w:r>
              <w:rPr>
                <w:rFonts w:hint="eastAsia"/>
                <w:color w:val="00B050"/>
              </w:rPr>
              <w:t>如取值不在此范围内，</w:t>
            </w:r>
            <w:r w:rsidRPr="001D31E6">
              <w:rPr>
                <w:color w:val="00B050"/>
              </w:rPr>
              <w:t>EUI_Load</w:t>
            </w:r>
            <w:r w:rsidRPr="001D31E6">
              <w:rPr>
                <w:rFonts w:hint="eastAsia"/>
                <w:color w:val="00B050"/>
              </w:rPr>
              <w:t>返回</w:t>
            </w:r>
            <w:r w:rsidRPr="001D31E6">
              <w:rPr>
                <w:color w:val="00B050"/>
              </w:rPr>
              <w:t xml:space="preserve">UI_RET_INVALID_PARAM  </w:t>
            </w:r>
          </w:p>
        </w:tc>
      </w:tr>
      <w:tr w:rsidR="00DA4BC1" w:rsidRPr="00DA1DA1" w:rsidTr="002353E1">
        <w:tc>
          <w:tcPr>
            <w:tcW w:w="3133" w:type="dxa"/>
          </w:tcPr>
          <w:p w:rsidR="00DA4BC1" w:rsidRPr="00FE20C1" w:rsidRDefault="00DA4BC1" w:rsidP="002353E1">
            <w:pPr>
              <w:jc w:val="center"/>
              <w:rPr>
                <w:color w:val="00B050"/>
              </w:rPr>
            </w:pPr>
            <w:r w:rsidRPr="00FE20C1">
              <w:rPr>
                <w:rFonts w:hint="eastAsia"/>
                <w:color w:val="00B050"/>
              </w:rPr>
              <w:t>minLen</w:t>
            </w:r>
          </w:p>
        </w:tc>
        <w:tc>
          <w:tcPr>
            <w:tcW w:w="5395" w:type="dxa"/>
          </w:tcPr>
          <w:p w:rsidR="00DA4BC1" w:rsidRPr="00FE20C1" w:rsidRDefault="00DA4BC1" w:rsidP="00FF2E42">
            <w:pPr>
              <w:jc w:val="left"/>
              <w:rPr>
                <w:color w:val="00B050"/>
              </w:rPr>
            </w:pPr>
            <w:r w:rsidRPr="00FE20C1">
              <w:rPr>
                <w:rFonts w:hint="eastAsia"/>
                <w:color w:val="00B050"/>
              </w:rPr>
              <w:t>编辑框最少该接受的字符个数</w:t>
            </w:r>
          </w:p>
        </w:tc>
      </w:tr>
      <w:tr w:rsidR="00DA4BC1" w:rsidRPr="00DA1DA1" w:rsidTr="002353E1">
        <w:tc>
          <w:tcPr>
            <w:tcW w:w="3133" w:type="dxa"/>
          </w:tcPr>
          <w:p w:rsidR="00DA4BC1" w:rsidRPr="00FE20C1" w:rsidRDefault="00DA4BC1" w:rsidP="002353E1">
            <w:pPr>
              <w:jc w:val="center"/>
              <w:rPr>
                <w:color w:val="00B050"/>
              </w:rPr>
            </w:pPr>
            <w:r w:rsidRPr="00FE20C1">
              <w:rPr>
                <w:rFonts w:hint="eastAsia"/>
                <w:color w:val="00B050"/>
              </w:rPr>
              <w:t>maxLen</w:t>
            </w:r>
          </w:p>
        </w:tc>
        <w:tc>
          <w:tcPr>
            <w:tcW w:w="5395" w:type="dxa"/>
          </w:tcPr>
          <w:p w:rsidR="00F40768" w:rsidRDefault="00DA4BC1" w:rsidP="001D31E6">
            <w:pPr>
              <w:jc w:val="left"/>
              <w:rPr>
                <w:color w:val="00B050"/>
              </w:rPr>
            </w:pPr>
            <w:r w:rsidRPr="00FE20C1">
              <w:rPr>
                <w:rFonts w:hint="eastAsia"/>
                <w:color w:val="00B050"/>
              </w:rPr>
              <w:t>编辑框目前支持可接受的字符个数</w:t>
            </w:r>
          </w:p>
          <w:p w:rsidR="00F40768" w:rsidRDefault="00402F6A" w:rsidP="001D31E6">
            <w:pPr>
              <w:jc w:val="left"/>
              <w:rPr>
                <w:color w:val="00B050"/>
              </w:rPr>
            </w:pPr>
            <w:r w:rsidRPr="00FE20C1">
              <w:rPr>
                <w:rFonts w:hint="eastAsia"/>
                <w:color w:val="00B050"/>
              </w:rPr>
              <w:t>如果</w:t>
            </w:r>
            <w:r w:rsidRPr="00FE20C1">
              <w:rPr>
                <w:rFonts w:hint="eastAsia"/>
                <w:color w:val="00B050"/>
              </w:rPr>
              <w:t>maxLen</w:t>
            </w:r>
            <w:r w:rsidRPr="00FE20C1">
              <w:rPr>
                <w:rFonts w:hint="eastAsia"/>
                <w:color w:val="00B050"/>
              </w:rPr>
              <w:t>的宽度大于</w:t>
            </w:r>
            <w:r w:rsidRPr="00FE20C1">
              <w:rPr>
                <w:rFonts w:hint="eastAsia"/>
                <w:color w:val="00B050"/>
              </w:rPr>
              <w:t>layoutWidth,</w:t>
            </w:r>
            <w:r w:rsidRPr="00FE20C1">
              <w:rPr>
                <w:rFonts w:hint="eastAsia"/>
                <w:color w:val="00B050"/>
              </w:rPr>
              <w:t>字符会自动往左边移</w:t>
            </w:r>
            <w:r w:rsidR="006B2867" w:rsidRPr="00FE20C1">
              <w:rPr>
                <w:rFonts w:hint="eastAsia"/>
                <w:color w:val="00B050"/>
              </w:rPr>
              <w:t>动</w:t>
            </w:r>
            <w:r w:rsidR="00F75521">
              <w:rPr>
                <w:rFonts w:hint="eastAsia"/>
                <w:color w:val="00B050"/>
              </w:rPr>
              <w:t>。</w:t>
            </w:r>
          </w:p>
          <w:p w:rsidR="00DA4BC1" w:rsidRPr="00FE20C1" w:rsidRDefault="00F75521" w:rsidP="00FF2E42">
            <w:pPr>
              <w:jc w:val="left"/>
              <w:rPr>
                <w:color w:val="00B050"/>
              </w:rPr>
            </w:pPr>
            <w:r>
              <w:rPr>
                <w:rFonts w:hint="eastAsia"/>
                <w:color w:val="00B050"/>
              </w:rPr>
              <w:t>如</w:t>
            </w:r>
            <w:r w:rsidR="00A22A96" w:rsidRPr="00FE20C1">
              <w:rPr>
                <w:rFonts w:hint="eastAsia"/>
                <w:color w:val="00B050"/>
              </w:rPr>
              <w:t>maxLen</w:t>
            </w:r>
            <w:r w:rsidR="00A22A96">
              <w:rPr>
                <w:rFonts w:hint="eastAsia"/>
                <w:color w:val="00B050"/>
              </w:rPr>
              <w:t>&lt;</w:t>
            </w:r>
            <w:r w:rsidR="00A22A96" w:rsidRPr="00FE20C1">
              <w:rPr>
                <w:rFonts w:hint="eastAsia"/>
                <w:color w:val="00B050"/>
              </w:rPr>
              <w:t xml:space="preserve"> minLen</w:t>
            </w:r>
            <w:r>
              <w:rPr>
                <w:rFonts w:hint="eastAsia"/>
                <w:color w:val="00B050"/>
              </w:rPr>
              <w:t>，</w:t>
            </w:r>
            <w:r w:rsidRPr="001D31E6">
              <w:rPr>
                <w:color w:val="00B050"/>
              </w:rPr>
              <w:t>EUI_Load</w:t>
            </w:r>
            <w:r w:rsidRPr="001D31E6">
              <w:rPr>
                <w:rFonts w:hint="eastAsia"/>
                <w:color w:val="00B050"/>
              </w:rPr>
              <w:t>返回</w:t>
            </w:r>
            <w:r w:rsidR="00965EAC">
              <w:rPr>
                <w:rFonts w:hint="eastAsia"/>
                <w:color w:val="00B050"/>
              </w:rPr>
              <w:t>E</w:t>
            </w:r>
            <w:r w:rsidR="00965EAC">
              <w:rPr>
                <w:color w:val="00B050"/>
              </w:rPr>
              <w:t>UI_</w:t>
            </w:r>
            <w:r w:rsidR="00965EAC">
              <w:rPr>
                <w:rFonts w:hint="eastAsia"/>
                <w:color w:val="00B050"/>
              </w:rPr>
              <w:t>ERR</w:t>
            </w:r>
            <w:r w:rsidRPr="001D31E6">
              <w:rPr>
                <w:color w:val="00B050"/>
              </w:rPr>
              <w:t xml:space="preserve">_INVALID_PARAM  </w:t>
            </w:r>
          </w:p>
        </w:tc>
      </w:tr>
      <w:tr w:rsidR="00BC2357" w:rsidRPr="00DA1DA1" w:rsidTr="002353E1">
        <w:tc>
          <w:tcPr>
            <w:tcW w:w="3133" w:type="dxa"/>
          </w:tcPr>
          <w:p w:rsidR="00BC2357" w:rsidRPr="00FE20C1" w:rsidRDefault="00523167" w:rsidP="002353E1">
            <w:pPr>
              <w:jc w:val="center"/>
              <w:rPr>
                <w:color w:val="00B050"/>
              </w:rPr>
            </w:pPr>
            <w:r>
              <w:rPr>
                <w:rFonts w:hint="eastAsia"/>
              </w:rPr>
              <w:lastRenderedPageBreak/>
              <w:t>f</w:t>
            </w:r>
            <w:r w:rsidR="001353D4" w:rsidRPr="001B2F70">
              <w:rPr>
                <w:rFonts w:hint="eastAsia"/>
              </w:rPr>
              <w:t>ormat</w:t>
            </w:r>
          </w:p>
        </w:tc>
        <w:tc>
          <w:tcPr>
            <w:tcW w:w="5395" w:type="dxa"/>
          </w:tcPr>
          <w:p w:rsidR="001B2F70" w:rsidRDefault="001B2F70" w:rsidP="0024410E">
            <w:pPr>
              <w:jc w:val="left"/>
            </w:pPr>
            <w:r w:rsidRPr="001B2F70">
              <w:rPr>
                <w:rFonts w:hint="eastAsia"/>
              </w:rPr>
              <w:t>日期格式规定，</w:t>
            </w:r>
            <w:r w:rsidRPr="001B2F70">
              <w:rPr>
                <w:rFonts w:hint="eastAsia"/>
              </w:rPr>
              <w:t>type=5</w:t>
            </w:r>
            <w:r w:rsidRPr="001B2F70">
              <w:rPr>
                <w:rFonts w:hint="eastAsia"/>
              </w:rPr>
              <w:t>时该属性有效</w:t>
            </w:r>
            <w:r w:rsidR="0024410E">
              <w:rPr>
                <w:rFonts w:hint="eastAsia"/>
              </w:rPr>
              <w:t>.</w:t>
            </w:r>
          </w:p>
          <w:p w:rsidR="0024410E" w:rsidRDefault="0024410E" w:rsidP="0024410E">
            <w:pPr>
              <w:jc w:val="left"/>
            </w:pPr>
            <w:r w:rsidRPr="0024410E">
              <w:rPr>
                <w:rFonts w:hint="eastAsia"/>
              </w:rPr>
              <w:t>日期的格式</w:t>
            </w:r>
            <w:r>
              <w:rPr>
                <w:rFonts w:hint="eastAsia"/>
              </w:rPr>
              <w:t>可以用户自己定义，如</w:t>
            </w:r>
          </w:p>
          <w:p w:rsidR="0024410E" w:rsidRPr="0024410E" w:rsidRDefault="0024410E" w:rsidP="0024410E">
            <w:pPr>
              <w:jc w:val="left"/>
            </w:pPr>
            <w:r w:rsidRPr="0024410E">
              <w:rPr>
                <w:rFonts w:hint="eastAsia"/>
              </w:rPr>
              <w:t>Y-M-D h:m:s</w:t>
            </w:r>
          </w:p>
          <w:p w:rsidR="0024410E" w:rsidRPr="0024410E" w:rsidRDefault="0024410E" w:rsidP="0024410E">
            <w:pPr>
              <w:jc w:val="left"/>
            </w:pPr>
            <w:r w:rsidRPr="0024410E">
              <w:rPr>
                <w:rFonts w:hint="eastAsia"/>
              </w:rPr>
              <w:t>y-M-D h:m:s</w:t>
            </w:r>
          </w:p>
          <w:p w:rsidR="0024410E" w:rsidRDefault="0024410E" w:rsidP="0024410E">
            <w:pPr>
              <w:jc w:val="left"/>
            </w:pPr>
            <w:r w:rsidRPr="0024410E">
              <w:rPr>
                <w:rFonts w:hint="eastAsia"/>
              </w:rPr>
              <w:t>M-D h:m:s</w:t>
            </w:r>
          </w:p>
          <w:p w:rsidR="00D83964" w:rsidRDefault="00D83964" w:rsidP="0024410E">
            <w:pPr>
              <w:jc w:val="left"/>
            </w:pPr>
            <w:r>
              <w:rPr>
                <w:rFonts w:hint="eastAsia"/>
              </w:rPr>
              <w:t>Y*&amp;&amp;&amp;^^*M&amp;&amp;^%D*&amp;%</w:t>
            </w:r>
            <w:r>
              <w:rPr>
                <w:rFonts w:hint="eastAsia"/>
              </w:rPr>
              <w:t>。</w:t>
            </w:r>
          </w:p>
          <w:p w:rsidR="00D83964" w:rsidRDefault="00D83964" w:rsidP="0024410E">
            <w:pPr>
              <w:jc w:val="left"/>
            </w:pPr>
            <w:r>
              <w:rPr>
                <w:rFonts w:hint="eastAsia"/>
              </w:rPr>
              <w:t>即格式为：</w:t>
            </w:r>
            <w:r>
              <w:rPr>
                <w:rFonts w:hint="eastAsia"/>
              </w:rPr>
              <w:t>YxxMxxDxxhxxmxxs.(xx</w:t>
            </w:r>
            <w:r>
              <w:rPr>
                <w:rFonts w:hint="eastAsia"/>
              </w:rPr>
              <w:t>为不包含以下字符的字符串</w:t>
            </w:r>
            <w:r>
              <w:rPr>
                <w:rFonts w:hint="eastAsia"/>
              </w:rPr>
              <w:t>)</w:t>
            </w:r>
            <w:r>
              <w:rPr>
                <w:rFonts w:hint="eastAsia"/>
              </w:rPr>
              <w:t>。</w:t>
            </w:r>
          </w:p>
          <w:p w:rsidR="00D83964" w:rsidRDefault="00D83964" w:rsidP="0024410E">
            <w:pPr>
              <w:jc w:val="left"/>
            </w:pPr>
            <w:r>
              <w:rPr>
                <w:rFonts w:hint="eastAsia"/>
              </w:rPr>
              <w:t>字段表示：</w:t>
            </w:r>
          </w:p>
          <w:p w:rsidR="0024410E" w:rsidRDefault="0024410E" w:rsidP="0024410E">
            <w:pPr>
              <w:jc w:val="left"/>
            </w:pPr>
            <w:r>
              <w:rPr>
                <w:rFonts w:hint="eastAsia"/>
              </w:rPr>
              <w:t>Y:</w:t>
            </w:r>
            <w:r>
              <w:rPr>
                <w:rFonts w:hint="eastAsia"/>
              </w:rPr>
              <w:t>年份</w:t>
            </w:r>
            <w:r>
              <w:rPr>
                <w:rFonts w:hint="eastAsia"/>
              </w:rPr>
              <w:t>(4</w:t>
            </w:r>
            <w:r>
              <w:rPr>
                <w:rFonts w:hint="eastAsia"/>
              </w:rPr>
              <w:t>位</w:t>
            </w:r>
            <w:r>
              <w:rPr>
                <w:rFonts w:hint="eastAsia"/>
              </w:rPr>
              <w:t>)</w:t>
            </w:r>
          </w:p>
          <w:p w:rsidR="0024410E" w:rsidRDefault="0024410E" w:rsidP="0024410E">
            <w:pPr>
              <w:jc w:val="left"/>
            </w:pPr>
            <w:r>
              <w:rPr>
                <w:rFonts w:hint="eastAsia"/>
              </w:rPr>
              <w:t>y:</w:t>
            </w:r>
            <w:r>
              <w:rPr>
                <w:rFonts w:hint="eastAsia"/>
              </w:rPr>
              <w:t>年份</w:t>
            </w:r>
            <w:r>
              <w:rPr>
                <w:rFonts w:hint="eastAsia"/>
              </w:rPr>
              <w:t>(</w:t>
            </w:r>
            <w:r>
              <w:rPr>
                <w:rFonts w:hint="eastAsia"/>
              </w:rPr>
              <w:t>后</w:t>
            </w:r>
            <w:r>
              <w:rPr>
                <w:rFonts w:hint="eastAsia"/>
              </w:rPr>
              <w:t>2</w:t>
            </w:r>
            <w:r>
              <w:rPr>
                <w:rFonts w:hint="eastAsia"/>
              </w:rPr>
              <w:t>位</w:t>
            </w:r>
            <w:r>
              <w:rPr>
                <w:rFonts w:hint="eastAsia"/>
              </w:rPr>
              <w:t>)</w:t>
            </w:r>
          </w:p>
          <w:p w:rsidR="0024410E" w:rsidRDefault="0024410E" w:rsidP="0024410E">
            <w:pPr>
              <w:jc w:val="left"/>
            </w:pPr>
            <w:r>
              <w:rPr>
                <w:rFonts w:hint="eastAsia"/>
              </w:rPr>
              <w:t>M:</w:t>
            </w:r>
            <w:r>
              <w:rPr>
                <w:rFonts w:hint="eastAsia"/>
              </w:rPr>
              <w:t>月份</w:t>
            </w:r>
          </w:p>
          <w:p w:rsidR="0024410E" w:rsidRDefault="0024410E" w:rsidP="0024410E">
            <w:pPr>
              <w:jc w:val="left"/>
            </w:pPr>
            <w:r>
              <w:rPr>
                <w:rFonts w:hint="eastAsia"/>
              </w:rPr>
              <w:t>D:</w:t>
            </w:r>
            <w:r>
              <w:rPr>
                <w:rFonts w:hint="eastAsia"/>
              </w:rPr>
              <w:t>日期</w:t>
            </w:r>
          </w:p>
          <w:p w:rsidR="0024410E" w:rsidRDefault="0024410E" w:rsidP="0024410E">
            <w:pPr>
              <w:jc w:val="left"/>
            </w:pPr>
            <w:r>
              <w:rPr>
                <w:rFonts w:hint="eastAsia"/>
              </w:rPr>
              <w:t>h:</w:t>
            </w:r>
            <w:r>
              <w:rPr>
                <w:rFonts w:hint="eastAsia"/>
              </w:rPr>
              <w:t>时</w:t>
            </w:r>
          </w:p>
          <w:p w:rsidR="0024410E" w:rsidRDefault="0024410E" w:rsidP="0024410E">
            <w:pPr>
              <w:jc w:val="left"/>
            </w:pPr>
            <w:r>
              <w:rPr>
                <w:rFonts w:hint="eastAsia"/>
              </w:rPr>
              <w:t>m:</w:t>
            </w:r>
            <w:r>
              <w:rPr>
                <w:rFonts w:hint="eastAsia"/>
              </w:rPr>
              <w:t>分</w:t>
            </w:r>
          </w:p>
          <w:p w:rsidR="0024410E" w:rsidRPr="0024410E" w:rsidRDefault="0024410E" w:rsidP="0024410E">
            <w:pPr>
              <w:jc w:val="left"/>
            </w:pPr>
            <w:r>
              <w:rPr>
                <w:rFonts w:hint="eastAsia"/>
              </w:rPr>
              <w:t>s:</w:t>
            </w:r>
            <w:r>
              <w:rPr>
                <w:rFonts w:hint="eastAsia"/>
              </w:rPr>
              <w:t>秒</w:t>
            </w:r>
          </w:p>
          <w:p w:rsidR="00FB5F3A" w:rsidRPr="00FB5F3A" w:rsidRDefault="003E65F5" w:rsidP="00DA783A">
            <w:pPr>
              <w:numPr>
                <w:ilvl w:val="0"/>
                <w:numId w:val="13"/>
              </w:numPr>
              <w:jc w:val="left"/>
              <w:rPr>
                <w:color w:val="00B050"/>
              </w:rPr>
            </w:pPr>
            <w:r w:rsidRPr="003E65F5">
              <w:rPr>
                <w:rFonts w:hint="eastAsia"/>
              </w:rPr>
              <w:t>如果</w:t>
            </w:r>
            <w:r w:rsidRPr="003E65F5">
              <w:rPr>
                <w:rFonts w:hint="eastAsia"/>
              </w:rPr>
              <w:t>value</w:t>
            </w:r>
            <w:r w:rsidRPr="003E65F5">
              <w:rPr>
                <w:rFonts w:hint="eastAsia"/>
              </w:rPr>
              <w:t>值不符合</w:t>
            </w:r>
            <w:r>
              <w:rPr>
                <w:rFonts w:hint="eastAsia"/>
              </w:rPr>
              <w:t>日期格式</w:t>
            </w:r>
            <w:r>
              <w:rPr>
                <w:rFonts w:hint="eastAsia"/>
              </w:rPr>
              <w:t>(</w:t>
            </w:r>
            <w:r>
              <w:rPr>
                <w:rFonts w:hint="eastAsia"/>
              </w:rPr>
              <w:t>如</w:t>
            </w:r>
            <w:r>
              <w:rPr>
                <w:rFonts w:hint="eastAsia"/>
              </w:rPr>
              <w:t>13</w:t>
            </w:r>
            <w:r>
              <w:rPr>
                <w:rFonts w:hint="eastAsia"/>
              </w:rPr>
              <w:t>月</w:t>
            </w:r>
            <w:r w:rsidR="008102BB">
              <w:rPr>
                <w:rFonts w:hint="eastAsia"/>
              </w:rPr>
              <w:t>32</w:t>
            </w:r>
            <w:r w:rsidR="008102BB">
              <w:rPr>
                <w:rFonts w:hint="eastAsia"/>
              </w:rPr>
              <w:t>号</w:t>
            </w:r>
            <w:r>
              <w:rPr>
                <w:rFonts w:hint="eastAsia"/>
              </w:rPr>
              <w:t>)</w:t>
            </w:r>
            <w:r w:rsidR="009B6114">
              <w:rPr>
                <w:rFonts w:hint="eastAsia"/>
              </w:rPr>
              <w:t>，</w:t>
            </w:r>
            <w:r>
              <w:rPr>
                <w:rFonts w:hint="eastAsia"/>
              </w:rPr>
              <w:t>将</w:t>
            </w:r>
            <w:r w:rsidR="00DA783A">
              <w:rPr>
                <w:rFonts w:hint="eastAsia"/>
              </w:rPr>
              <w:t>返回</w:t>
            </w:r>
            <w:r w:rsidR="00DA783A">
              <w:rPr>
                <w:rFonts w:ascii="NSimSun" w:hAnsi="NSimSun" w:cs="NSimSun"/>
                <w:kern w:val="0"/>
                <w:sz w:val="19"/>
                <w:szCs w:val="19"/>
              </w:rPr>
              <w:t>EUI_ERR_DATA_ERR</w:t>
            </w:r>
          </w:p>
        </w:tc>
      </w:tr>
      <w:tr w:rsidR="00402F6A" w:rsidRPr="00DA1DA1" w:rsidTr="002353E1">
        <w:tc>
          <w:tcPr>
            <w:tcW w:w="3133" w:type="dxa"/>
          </w:tcPr>
          <w:p w:rsidR="00402F6A" w:rsidRPr="00CE4ED7" w:rsidRDefault="00402F6A" w:rsidP="00E07E70">
            <w:pPr>
              <w:jc w:val="center"/>
            </w:pPr>
            <w:r w:rsidRPr="00CE4ED7">
              <w:t>enterReturn</w:t>
            </w:r>
          </w:p>
        </w:tc>
        <w:tc>
          <w:tcPr>
            <w:tcW w:w="5395" w:type="dxa"/>
          </w:tcPr>
          <w:p w:rsidR="00402F6A" w:rsidRDefault="00402F6A" w:rsidP="00E07E70">
            <w:pPr>
              <w:rPr>
                <w:color w:val="000000"/>
              </w:rPr>
            </w:pPr>
            <w:r w:rsidRPr="00CE4ED7">
              <w:rPr>
                <w:rFonts w:hint="eastAsia"/>
              </w:rPr>
              <w:t>是否空跳过</w:t>
            </w:r>
            <w:r w:rsidRPr="008B1C83">
              <w:rPr>
                <w:rFonts w:hint="eastAsia"/>
                <w:color w:val="000000"/>
              </w:rPr>
              <w:t>（</w:t>
            </w:r>
            <w:r w:rsidRPr="008B1C83">
              <w:rPr>
                <w:rFonts w:hint="eastAsia"/>
                <w:color w:val="000000"/>
              </w:rPr>
              <w:t>TURE:</w:t>
            </w:r>
            <w:r w:rsidRPr="008B1C83">
              <w:rPr>
                <w:rFonts w:hint="eastAsia"/>
                <w:color w:val="000000"/>
              </w:rPr>
              <w:t>空跳过；</w:t>
            </w:r>
            <w:r w:rsidRPr="008B1C83">
              <w:rPr>
                <w:rFonts w:hint="eastAsia"/>
                <w:color w:val="000000"/>
              </w:rPr>
              <w:t>FALSE:</w:t>
            </w:r>
            <w:r w:rsidRPr="008B1C83">
              <w:rPr>
                <w:rFonts w:hint="eastAsia"/>
                <w:color w:val="000000"/>
              </w:rPr>
              <w:t>空不跳过）（</w:t>
            </w:r>
            <w:r w:rsidR="008B1C83">
              <w:rPr>
                <w:rFonts w:hint="eastAsia"/>
                <w:color w:val="000000"/>
              </w:rPr>
              <w:t>如取值不在范围内，</w:t>
            </w:r>
            <w:r w:rsidRPr="008B1C83">
              <w:rPr>
                <w:rFonts w:hint="eastAsia"/>
                <w:color w:val="000000"/>
              </w:rPr>
              <w:t>默认为：</w:t>
            </w:r>
            <w:r w:rsidRPr="008B1C83">
              <w:rPr>
                <w:rFonts w:hint="eastAsia"/>
                <w:color w:val="000000"/>
              </w:rPr>
              <w:t>FALSE</w:t>
            </w:r>
            <w:r w:rsidRPr="008B1C83">
              <w:rPr>
                <w:rFonts w:hint="eastAsia"/>
                <w:color w:val="000000"/>
              </w:rPr>
              <w:t>）</w:t>
            </w:r>
          </w:p>
          <w:p w:rsidR="00EF36D6" w:rsidRPr="006E20A3" w:rsidRDefault="00EF36D6" w:rsidP="00E07E70">
            <w:pPr>
              <w:rPr>
                <w:color w:val="FF0000"/>
              </w:rPr>
            </w:pPr>
            <w:r w:rsidRPr="00EF36D6">
              <w:rPr>
                <w:rFonts w:hint="eastAsia"/>
              </w:rPr>
              <w:t>当</w:t>
            </w:r>
            <w:r w:rsidRPr="00EF36D6">
              <w:rPr>
                <w:rFonts w:hint="eastAsia"/>
              </w:rPr>
              <w:t>minLen = maxLen</w:t>
            </w:r>
            <w:r>
              <w:rPr>
                <w:rFonts w:hint="eastAsia"/>
              </w:rPr>
              <w:t xml:space="preserve"> = 0</w:t>
            </w:r>
            <w:r w:rsidRPr="00EF36D6">
              <w:rPr>
                <w:rFonts w:hint="eastAsia"/>
              </w:rPr>
              <w:t>时，该值为</w:t>
            </w:r>
            <w:r w:rsidRPr="00EF36D6">
              <w:rPr>
                <w:rFonts w:hint="eastAsia"/>
              </w:rPr>
              <w:t>TRUE</w:t>
            </w:r>
            <w:r w:rsidRPr="00EF36D6">
              <w:rPr>
                <w:rFonts w:hint="eastAsia"/>
              </w:rPr>
              <w:t>处理，设置无效</w:t>
            </w:r>
            <w:r>
              <w:rPr>
                <w:rFonts w:hint="eastAsia"/>
              </w:rPr>
              <w:t>。</w:t>
            </w:r>
          </w:p>
        </w:tc>
      </w:tr>
      <w:tr w:rsidR="003955C1" w:rsidRPr="00DA1DA1" w:rsidTr="002353E1">
        <w:tc>
          <w:tcPr>
            <w:tcW w:w="3133" w:type="dxa"/>
          </w:tcPr>
          <w:p w:rsidR="003955C1" w:rsidRPr="009A6D79" w:rsidRDefault="003955C1" w:rsidP="00E07E70">
            <w:pPr>
              <w:jc w:val="center"/>
              <w:rPr>
                <w:color w:val="000000"/>
              </w:rPr>
            </w:pPr>
            <w:r w:rsidRPr="009A6D79">
              <w:rPr>
                <w:color w:val="000000"/>
              </w:rPr>
              <w:t>multiline</w:t>
            </w:r>
          </w:p>
        </w:tc>
        <w:tc>
          <w:tcPr>
            <w:tcW w:w="5395" w:type="dxa"/>
          </w:tcPr>
          <w:p w:rsidR="003955C1" w:rsidRPr="009A6D79" w:rsidRDefault="003955C1" w:rsidP="00E07E70">
            <w:pPr>
              <w:rPr>
                <w:color w:val="000000"/>
              </w:rPr>
            </w:pPr>
            <w:r w:rsidRPr="009A6D79">
              <w:rPr>
                <w:rFonts w:hint="eastAsia"/>
                <w:color w:val="000000"/>
              </w:rPr>
              <w:t>是否换行显示，</w:t>
            </w:r>
            <w:r w:rsidR="002C7A45" w:rsidRPr="008B1C83">
              <w:rPr>
                <w:rFonts w:hint="eastAsia"/>
                <w:color w:val="000000"/>
              </w:rPr>
              <w:t>（</w:t>
            </w:r>
            <w:r w:rsidR="002C7A45">
              <w:rPr>
                <w:rFonts w:hint="eastAsia"/>
                <w:color w:val="000000"/>
              </w:rPr>
              <w:t>如取值不在范围内，</w:t>
            </w:r>
            <w:r w:rsidR="002C7A45" w:rsidRPr="008B1C83">
              <w:rPr>
                <w:rFonts w:hint="eastAsia"/>
                <w:color w:val="000000"/>
              </w:rPr>
              <w:t>默认为：</w:t>
            </w:r>
            <w:r w:rsidR="002C7A45">
              <w:rPr>
                <w:rFonts w:hint="eastAsia"/>
                <w:color w:val="000000"/>
              </w:rPr>
              <w:t>1</w:t>
            </w:r>
            <w:r w:rsidR="002C7A45" w:rsidRPr="008B1C83">
              <w:rPr>
                <w:rFonts w:hint="eastAsia"/>
                <w:color w:val="000000"/>
              </w:rPr>
              <w:t>）</w:t>
            </w:r>
          </w:p>
          <w:p w:rsidR="003955C1" w:rsidRPr="009A6D79" w:rsidRDefault="003955C1" w:rsidP="00E07E70">
            <w:pPr>
              <w:rPr>
                <w:color w:val="000000"/>
              </w:rPr>
            </w:pPr>
            <w:r w:rsidRPr="009A6D79">
              <w:rPr>
                <w:rFonts w:hint="eastAsia"/>
                <w:color w:val="000000"/>
              </w:rPr>
              <w:t>0</w:t>
            </w:r>
            <w:r w:rsidRPr="009A6D79">
              <w:rPr>
                <w:rFonts w:hint="eastAsia"/>
                <w:color w:val="000000"/>
              </w:rPr>
              <w:t>：不换行</w:t>
            </w:r>
          </w:p>
          <w:p w:rsidR="003955C1" w:rsidRPr="009A6D79" w:rsidRDefault="003955C1" w:rsidP="00E07E70">
            <w:pPr>
              <w:rPr>
                <w:color w:val="000000"/>
              </w:rPr>
            </w:pPr>
            <w:r w:rsidRPr="009A6D79">
              <w:rPr>
                <w:rFonts w:hint="eastAsia"/>
                <w:color w:val="000000"/>
              </w:rPr>
              <w:t>1</w:t>
            </w:r>
            <w:r w:rsidRPr="009A6D79">
              <w:rPr>
                <w:rFonts w:hint="eastAsia"/>
                <w:color w:val="000000"/>
              </w:rPr>
              <w:t>：换行</w:t>
            </w:r>
          </w:p>
        </w:tc>
      </w:tr>
      <w:tr w:rsidR="00F346A7" w:rsidRPr="00DA1DA1" w:rsidTr="002353E1">
        <w:tc>
          <w:tcPr>
            <w:tcW w:w="3133" w:type="dxa"/>
          </w:tcPr>
          <w:p w:rsidR="00F346A7" w:rsidRPr="009A6D79" w:rsidRDefault="00F346A7" w:rsidP="00E07E70">
            <w:pPr>
              <w:jc w:val="center"/>
              <w:rPr>
                <w:color w:val="000000"/>
              </w:rPr>
            </w:pPr>
            <w:r>
              <w:rPr>
                <w:rFonts w:hint="eastAsia"/>
                <w:color w:val="000000"/>
              </w:rPr>
              <w:t>keyboardType</w:t>
            </w:r>
          </w:p>
        </w:tc>
        <w:tc>
          <w:tcPr>
            <w:tcW w:w="5395" w:type="dxa"/>
          </w:tcPr>
          <w:p w:rsidR="00F346A7" w:rsidRDefault="00F346A7" w:rsidP="00E07E70">
            <w:pPr>
              <w:rPr>
                <w:color w:val="000000"/>
              </w:rPr>
            </w:pPr>
            <w:r>
              <w:rPr>
                <w:rFonts w:hint="eastAsia"/>
                <w:color w:val="000000"/>
              </w:rPr>
              <w:t>0:</w:t>
            </w:r>
            <w:r>
              <w:rPr>
                <w:rFonts w:hint="eastAsia"/>
                <w:color w:val="000000"/>
              </w:rPr>
              <w:t>：物理键盘</w:t>
            </w:r>
          </w:p>
          <w:p w:rsidR="00F346A7" w:rsidRPr="009A6D79" w:rsidRDefault="00F346A7" w:rsidP="00E07E70">
            <w:pPr>
              <w:rPr>
                <w:color w:val="000000"/>
              </w:rPr>
            </w:pPr>
            <w:r>
              <w:rPr>
                <w:rFonts w:hint="eastAsia"/>
                <w:color w:val="000000"/>
              </w:rPr>
              <w:t>1</w:t>
            </w:r>
            <w:r>
              <w:rPr>
                <w:rFonts w:hint="eastAsia"/>
                <w:color w:val="000000"/>
              </w:rPr>
              <w:t>：物理键盘与虚拟键盘混合</w:t>
            </w:r>
            <w:r w:rsidR="00843827">
              <w:rPr>
                <w:rFonts w:hint="eastAsia"/>
                <w:color w:val="000000"/>
              </w:rPr>
              <w:t>。当</w:t>
            </w:r>
            <w:r w:rsidR="00843827">
              <w:rPr>
                <w:rFonts w:hint="eastAsia"/>
                <w:color w:val="000000"/>
              </w:rPr>
              <w:t>keyboardType = 1</w:t>
            </w:r>
            <w:r w:rsidR="00843827">
              <w:rPr>
                <w:rFonts w:hint="eastAsia"/>
                <w:color w:val="000000"/>
              </w:rPr>
              <w:t>时，</w:t>
            </w:r>
            <w:r w:rsidR="00843827">
              <w:rPr>
                <w:rFonts w:hint="eastAsia"/>
                <w:color w:val="000000"/>
              </w:rPr>
              <w:t>type</w:t>
            </w:r>
            <w:r w:rsidR="00843827">
              <w:rPr>
                <w:rFonts w:hint="eastAsia"/>
                <w:color w:val="000000"/>
              </w:rPr>
              <w:t>，</w:t>
            </w:r>
            <w:r w:rsidR="00843827" w:rsidRPr="00843827">
              <w:rPr>
                <w:rFonts w:hint="eastAsia"/>
                <w:color w:val="000000"/>
              </w:rPr>
              <w:t>decimal</w:t>
            </w:r>
            <w:r w:rsidR="00843827" w:rsidRPr="00843827">
              <w:rPr>
                <w:rFonts w:hint="eastAsia"/>
                <w:color w:val="000000"/>
              </w:rPr>
              <w:t>，</w:t>
            </w:r>
            <w:r w:rsidR="00843827" w:rsidRPr="00843827">
              <w:rPr>
                <w:rFonts w:hint="eastAsia"/>
                <w:color w:val="000000"/>
              </w:rPr>
              <w:t>dateFormat</w:t>
            </w:r>
            <w:r w:rsidR="00843827">
              <w:rPr>
                <w:rFonts w:hint="eastAsia"/>
                <w:color w:val="000000"/>
              </w:rPr>
              <w:t>属性设置无效。且物理键盘只能输入数字，无法使用字母键输入字母。</w:t>
            </w:r>
            <w:r w:rsidR="00542B20">
              <w:rPr>
                <w:rFonts w:hint="eastAsia"/>
                <w:color w:val="000000"/>
              </w:rPr>
              <w:t>（目前只支持</w:t>
            </w:r>
            <w:r w:rsidR="00542B20">
              <w:rPr>
                <w:rFonts w:hint="eastAsia"/>
                <w:color w:val="000000"/>
              </w:rPr>
              <w:t>240*320</w:t>
            </w:r>
            <w:r w:rsidR="00542B20">
              <w:rPr>
                <w:rFonts w:hint="eastAsia"/>
                <w:color w:val="000000"/>
              </w:rPr>
              <w:t>屏幕）</w:t>
            </w:r>
          </w:p>
        </w:tc>
      </w:tr>
    </w:tbl>
    <w:p w:rsidR="00B1656A" w:rsidRDefault="00B1656A" w:rsidP="00B1656A">
      <w:r>
        <w:rPr>
          <w:rFonts w:hint="eastAsia"/>
        </w:rPr>
        <w:tab/>
      </w:r>
      <w:r w:rsidR="00FE3CF5">
        <w:pict>
          <v:shape id="_x0000_i1031" type="#_x0000_t75" style="width:197.25pt;height:62.25pt">
            <v:imagedata r:id="rId18" o:title=""/>
          </v:shape>
        </w:pict>
      </w:r>
    </w:p>
    <w:p w:rsidR="00DA4BC1" w:rsidRDefault="008A71D3" w:rsidP="008A71D3">
      <w:pPr>
        <w:pStyle w:val="3"/>
        <w:numPr>
          <w:ilvl w:val="0"/>
          <w:numId w:val="0"/>
        </w:numPr>
        <w:ind w:left="284"/>
      </w:pPr>
      <w:bookmarkStart w:id="23" w:name="_Toc449080445"/>
      <w:r>
        <w:rPr>
          <w:rFonts w:hint="eastAsia"/>
        </w:rPr>
        <w:t>4.2.3</w:t>
      </w:r>
      <w:r w:rsidR="00DA4BC1">
        <w:rPr>
          <w:rFonts w:hint="eastAsia"/>
        </w:rPr>
        <w:t>按钮</w:t>
      </w:r>
      <w:r w:rsidR="00DA4BC1">
        <w:rPr>
          <w:rFonts w:hint="eastAsia"/>
        </w:rPr>
        <w:t>(Button)</w:t>
      </w:r>
      <w:bookmarkEnd w:id="23"/>
    </w:p>
    <w:p w:rsidR="00DA4BC1" w:rsidRDefault="00DA4BC1" w:rsidP="00DA4BC1">
      <w:r>
        <w:rPr>
          <w:rFonts w:hint="eastAsia"/>
        </w:rPr>
        <w:tab/>
      </w:r>
      <w:r>
        <w:rPr>
          <w:rFonts w:hint="eastAsia"/>
        </w:rPr>
        <w:t>以下是按钮控件的属性：</w:t>
      </w:r>
    </w:p>
    <w:p w:rsidR="00DA4BC1" w:rsidRDefault="00DA4BC1" w:rsidP="00DA4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6"/>
        <w:gridCol w:w="5142"/>
      </w:tblGrid>
      <w:tr w:rsidR="00DA4BC1" w:rsidRPr="00887BFA" w:rsidTr="002353E1">
        <w:tc>
          <w:tcPr>
            <w:tcW w:w="3386" w:type="dxa"/>
            <w:shd w:val="clear" w:color="auto" w:fill="BFBFBF"/>
          </w:tcPr>
          <w:p w:rsidR="00DA4BC1" w:rsidRPr="00887BFA" w:rsidRDefault="00DA4BC1" w:rsidP="002353E1">
            <w:pPr>
              <w:jc w:val="center"/>
              <w:rPr>
                <w:b/>
              </w:rPr>
            </w:pPr>
            <w:r w:rsidRPr="00887BFA">
              <w:rPr>
                <w:rFonts w:hint="eastAsia"/>
                <w:b/>
              </w:rPr>
              <w:t>属性名称</w:t>
            </w:r>
          </w:p>
        </w:tc>
        <w:tc>
          <w:tcPr>
            <w:tcW w:w="5142" w:type="dxa"/>
            <w:shd w:val="clear" w:color="auto" w:fill="BFBFBF"/>
          </w:tcPr>
          <w:p w:rsidR="00DA4BC1" w:rsidRPr="00887BFA" w:rsidRDefault="00DA4BC1" w:rsidP="002353E1">
            <w:pPr>
              <w:jc w:val="center"/>
              <w:rPr>
                <w:b/>
              </w:rPr>
            </w:pPr>
            <w:r w:rsidRPr="00887BFA">
              <w:rPr>
                <w:rFonts w:hint="eastAsia"/>
                <w:b/>
              </w:rPr>
              <w:t>属性说明</w:t>
            </w:r>
          </w:p>
        </w:tc>
      </w:tr>
      <w:tr w:rsidR="00EF75DC" w:rsidTr="002353E1">
        <w:tc>
          <w:tcPr>
            <w:tcW w:w="3386" w:type="dxa"/>
          </w:tcPr>
          <w:p w:rsidR="00EF75DC" w:rsidRDefault="00EF75DC" w:rsidP="006A7DDA">
            <w:pPr>
              <w:jc w:val="center"/>
            </w:pPr>
            <w:r>
              <w:rPr>
                <w:rFonts w:hint="eastAsia"/>
              </w:rPr>
              <w:t>name</w:t>
            </w:r>
          </w:p>
        </w:tc>
        <w:tc>
          <w:tcPr>
            <w:tcW w:w="5142" w:type="dxa"/>
          </w:tcPr>
          <w:p w:rsidR="00EF75DC" w:rsidRDefault="00EF75DC" w:rsidP="00FF2E42">
            <w:pPr>
              <w:jc w:val="left"/>
            </w:pPr>
            <w:r>
              <w:rPr>
                <w:rFonts w:hint="eastAsia"/>
              </w:rPr>
              <w:t>控件的名称，是控件在页中的唯一标识</w:t>
            </w:r>
          </w:p>
        </w:tc>
      </w:tr>
      <w:tr w:rsidR="00EF75DC" w:rsidTr="002353E1">
        <w:tc>
          <w:tcPr>
            <w:tcW w:w="3386" w:type="dxa"/>
          </w:tcPr>
          <w:p w:rsidR="00EF75DC" w:rsidRPr="00FE20C1" w:rsidRDefault="00EF75DC" w:rsidP="006A7DDA">
            <w:pPr>
              <w:jc w:val="center"/>
              <w:rPr>
                <w:color w:val="00B050"/>
              </w:rPr>
            </w:pPr>
            <w:r w:rsidRPr="00FE20C1">
              <w:rPr>
                <w:rFonts w:hint="eastAsia"/>
                <w:color w:val="00B050"/>
              </w:rPr>
              <w:t>value</w:t>
            </w:r>
          </w:p>
        </w:tc>
        <w:tc>
          <w:tcPr>
            <w:tcW w:w="5142" w:type="dxa"/>
          </w:tcPr>
          <w:p w:rsidR="00EF75DC" w:rsidRPr="00FE20C1" w:rsidRDefault="00EF75DC" w:rsidP="00FF2E42">
            <w:pPr>
              <w:jc w:val="left"/>
              <w:rPr>
                <w:color w:val="00B050"/>
              </w:rPr>
            </w:pPr>
            <w:r w:rsidRPr="00DB5DF9">
              <w:rPr>
                <w:rFonts w:hint="eastAsia"/>
                <w:color w:val="00B050"/>
              </w:rPr>
              <w:t>静态文本的显示内容，如果字符串的宽度大于控件宽度将超出的部分显示三个黑点</w:t>
            </w:r>
          </w:p>
        </w:tc>
      </w:tr>
      <w:tr w:rsidR="00EF75DC" w:rsidTr="002353E1">
        <w:tc>
          <w:tcPr>
            <w:tcW w:w="3386" w:type="dxa"/>
          </w:tcPr>
          <w:p w:rsidR="00EF75DC" w:rsidRDefault="00EF75DC" w:rsidP="006A7DDA">
            <w:pPr>
              <w:jc w:val="center"/>
            </w:pPr>
            <w:r>
              <w:rPr>
                <w:rFonts w:hint="eastAsia"/>
              </w:rPr>
              <w:lastRenderedPageBreak/>
              <w:t>x</w:t>
            </w:r>
          </w:p>
        </w:tc>
        <w:tc>
          <w:tcPr>
            <w:tcW w:w="5142" w:type="dxa"/>
          </w:tcPr>
          <w:p w:rsidR="00EF75DC" w:rsidRDefault="00FA06FA" w:rsidP="00FF2E42">
            <w:pPr>
              <w:jc w:val="left"/>
            </w:pPr>
            <w:r>
              <w:rPr>
                <w:rFonts w:hint="eastAsia"/>
              </w:rPr>
              <w:t>控件</w:t>
            </w:r>
            <w:r w:rsidR="00EF75DC">
              <w:rPr>
                <w:rFonts w:hint="eastAsia"/>
              </w:rPr>
              <w:t>相对</w:t>
            </w:r>
            <w:r w:rsidR="00DB0ADB">
              <w:rPr>
                <w:rFonts w:hint="eastAsia"/>
              </w:rPr>
              <w:t>页</w:t>
            </w:r>
            <w:r w:rsidR="00EF75DC">
              <w:rPr>
                <w:rFonts w:hint="eastAsia"/>
              </w:rPr>
              <w:t>的横坐标</w:t>
            </w:r>
          </w:p>
        </w:tc>
      </w:tr>
      <w:tr w:rsidR="00EF75DC" w:rsidTr="002353E1">
        <w:tc>
          <w:tcPr>
            <w:tcW w:w="3386" w:type="dxa"/>
          </w:tcPr>
          <w:p w:rsidR="00EF75DC" w:rsidRDefault="00EF75DC" w:rsidP="006A7DDA">
            <w:pPr>
              <w:jc w:val="center"/>
            </w:pPr>
            <w:r>
              <w:rPr>
                <w:rFonts w:hint="eastAsia"/>
              </w:rPr>
              <w:t>y</w:t>
            </w:r>
          </w:p>
        </w:tc>
        <w:tc>
          <w:tcPr>
            <w:tcW w:w="5142" w:type="dxa"/>
          </w:tcPr>
          <w:p w:rsidR="00EF75DC" w:rsidRDefault="00FA06FA" w:rsidP="00FF2E42">
            <w:pPr>
              <w:jc w:val="left"/>
            </w:pPr>
            <w:r>
              <w:rPr>
                <w:rFonts w:hint="eastAsia"/>
              </w:rPr>
              <w:t>控件</w:t>
            </w:r>
            <w:r w:rsidR="00EF75DC">
              <w:rPr>
                <w:rFonts w:hint="eastAsia"/>
              </w:rPr>
              <w:t>相对</w:t>
            </w:r>
            <w:r w:rsidR="00DB0ADB">
              <w:rPr>
                <w:rFonts w:hint="eastAsia"/>
              </w:rPr>
              <w:t>页</w:t>
            </w:r>
            <w:r w:rsidR="00EF75DC">
              <w:rPr>
                <w:rFonts w:hint="eastAsia"/>
              </w:rPr>
              <w:t>的纵坐标</w:t>
            </w:r>
          </w:p>
        </w:tc>
      </w:tr>
      <w:tr w:rsidR="00EF75DC" w:rsidTr="002353E1">
        <w:tc>
          <w:tcPr>
            <w:tcW w:w="3386" w:type="dxa"/>
          </w:tcPr>
          <w:p w:rsidR="00EF75DC" w:rsidRDefault="00EF75DC" w:rsidP="006A7DDA">
            <w:pPr>
              <w:jc w:val="center"/>
            </w:pPr>
            <w:r>
              <w:rPr>
                <w:rFonts w:hint="eastAsia"/>
              </w:rPr>
              <w:t>layoutWidth</w:t>
            </w:r>
          </w:p>
        </w:tc>
        <w:tc>
          <w:tcPr>
            <w:tcW w:w="5142" w:type="dxa"/>
          </w:tcPr>
          <w:p w:rsidR="00EF75DC" w:rsidRDefault="00FA06FA" w:rsidP="00FF2E42">
            <w:r>
              <w:rPr>
                <w:rFonts w:hint="eastAsia"/>
              </w:rPr>
              <w:t>控件</w:t>
            </w:r>
            <w:r w:rsidR="00EF75DC">
              <w:rPr>
                <w:rFonts w:hint="eastAsia"/>
              </w:rPr>
              <w:t>的宽度。</w:t>
            </w:r>
          </w:p>
        </w:tc>
      </w:tr>
      <w:tr w:rsidR="00EF75DC" w:rsidTr="002353E1">
        <w:tc>
          <w:tcPr>
            <w:tcW w:w="3386" w:type="dxa"/>
          </w:tcPr>
          <w:p w:rsidR="00EF75DC" w:rsidRPr="00E2094E" w:rsidRDefault="00EF75DC" w:rsidP="006A7DDA">
            <w:pPr>
              <w:jc w:val="center"/>
            </w:pPr>
            <w:r>
              <w:rPr>
                <w:rFonts w:hint="eastAsia"/>
              </w:rPr>
              <w:t>layoutHeight</w:t>
            </w:r>
          </w:p>
        </w:tc>
        <w:tc>
          <w:tcPr>
            <w:tcW w:w="5142" w:type="dxa"/>
          </w:tcPr>
          <w:p w:rsidR="00EF75DC" w:rsidRDefault="00FA06FA" w:rsidP="00FF2E42">
            <w:r>
              <w:rPr>
                <w:rFonts w:hint="eastAsia"/>
              </w:rPr>
              <w:t>控件</w:t>
            </w:r>
            <w:r w:rsidR="00EF75DC">
              <w:rPr>
                <w:rFonts w:hint="eastAsia"/>
              </w:rPr>
              <w:t>的高度。</w:t>
            </w:r>
          </w:p>
        </w:tc>
      </w:tr>
      <w:tr w:rsidR="00EF75DC" w:rsidTr="002353E1">
        <w:tc>
          <w:tcPr>
            <w:tcW w:w="3386" w:type="dxa"/>
          </w:tcPr>
          <w:p w:rsidR="00EF75DC" w:rsidRDefault="00EF75DC" w:rsidP="006A7DDA">
            <w:pPr>
              <w:jc w:val="center"/>
            </w:pPr>
            <w:r>
              <w:rPr>
                <w:rFonts w:hint="eastAsia"/>
              </w:rPr>
              <w:t>fgColor</w:t>
            </w:r>
          </w:p>
        </w:tc>
        <w:tc>
          <w:tcPr>
            <w:tcW w:w="5142" w:type="dxa"/>
          </w:tcPr>
          <w:p w:rsidR="00EF75DC" w:rsidRDefault="00EF75DC" w:rsidP="006A7DDA">
            <w:pPr>
              <w:jc w:val="left"/>
            </w:pPr>
            <w:r>
              <w:rPr>
                <w:rFonts w:hint="eastAsia"/>
              </w:rPr>
              <w:t>显示文本的颜色，</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r w:rsidR="00EF75DC" w:rsidTr="002353E1">
        <w:tc>
          <w:tcPr>
            <w:tcW w:w="3386" w:type="dxa"/>
          </w:tcPr>
          <w:p w:rsidR="00EF75DC" w:rsidRDefault="00EF75DC" w:rsidP="006A7DDA">
            <w:pPr>
              <w:jc w:val="center"/>
            </w:pPr>
            <w:r>
              <w:rPr>
                <w:rFonts w:hint="eastAsia"/>
              </w:rPr>
              <w:t>fontSize</w:t>
            </w:r>
          </w:p>
        </w:tc>
        <w:tc>
          <w:tcPr>
            <w:tcW w:w="5142" w:type="dxa"/>
          </w:tcPr>
          <w:p w:rsidR="0039688F" w:rsidRDefault="0039688F" w:rsidP="0039688F">
            <w:pPr>
              <w:rPr>
                <w:color w:val="000000"/>
              </w:rPr>
            </w:pPr>
            <w:r>
              <w:rPr>
                <w:rFonts w:hint="eastAsia"/>
              </w:rPr>
              <w:t>字符的大小，取值范围</w:t>
            </w:r>
            <w:r w:rsidRPr="000D2286">
              <w:rPr>
                <w:rFonts w:hint="eastAsia"/>
                <w:color w:val="000000"/>
              </w:rPr>
              <w:t>（</w:t>
            </w:r>
            <w:r>
              <w:rPr>
                <w:rFonts w:hint="eastAsia"/>
                <w:color w:val="000000"/>
              </w:rPr>
              <w:t>5</w:t>
            </w:r>
            <w:r w:rsidRPr="000D2286">
              <w:rPr>
                <w:rFonts w:hint="eastAsia"/>
                <w:color w:val="000000"/>
              </w:rPr>
              <w:t>-100</w:t>
            </w:r>
            <w:r w:rsidRPr="000D2286">
              <w:rPr>
                <w:rFonts w:hint="eastAsia"/>
                <w:color w:val="000000"/>
              </w:rPr>
              <w:t>）</w:t>
            </w:r>
            <w:r>
              <w:rPr>
                <w:rFonts w:hint="eastAsia"/>
                <w:color w:val="000000"/>
              </w:rPr>
              <w:t>。</w:t>
            </w:r>
          </w:p>
          <w:p w:rsidR="0039688F" w:rsidRDefault="0039688F" w:rsidP="0039688F">
            <w:r w:rsidRPr="00E25A2E">
              <w:rPr>
                <w:rFonts w:hint="eastAsia"/>
              </w:rPr>
              <w:t>如取值不在此范围内，</w:t>
            </w:r>
            <w:r>
              <w:rPr>
                <w:rFonts w:hint="eastAsia"/>
              </w:rPr>
              <w:t>fontSize</w:t>
            </w:r>
            <w:r>
              <w:rPr>
                <w:rFonts w:hint="eastAsia"/>
              </w:rPr>
              <w:t>默认为</w:t>
            </w:r>
            <w:r>
              <w:rPr>
                <w:rFonts w:hint="eastAsia"/>
              </w:rPr>
              <w:t>5</w:t>
            </w:r>
          </w:p>
          <w:p w:rsidR="00EF75DC" w:rsidRPr="00677844" w:rsidRDefault="002A0522" w:rsidP="0039688F">
            <w:r>
              <w:rPr>
                <w:rFonts w:hint="eastAsia"/>
              </w:rPr>
              <w:t>如取值</w:t>
            </w:r>
            <w:r>
              <w:rPr>
                <w:rFonts w:hint="eastAsia"/>
              </w:rPr>
              <w:t>fontSize &gt; layoutHeight</w:t>
            </w:r>
            <w:r>
              <w:rPr>
                <w:rFonts w:hint="eastAsia"/>
              </w:rPr>
              <w:t>，将显示不出文字。</w:t>
            </w:r>
          </w:p>
        </w:tc>
      </w:tr>
      <w:tr w:rsidR="00DA4BC1" w:rsidTr="002353E1">
        <w:tc>
          <w:tcPr>
            <w:tcW w:w="3386" w:type="dxa"/>
          </w:tcPr>
          <w:p w:rsidR="00DA4BC1" w:rsidRDefault="00DA4BC1" w:rsidP="002353E1">
            <w:pPr>
              <w:jc w:val="center"/>
            </w:pPr>
            <w:r>
              <w:rPr>
                <w:rFonts w:hint="eastAsia"/>
              </w:rPr>
              <w:t>imageAlign</w:t>
            </w:r>
          </w:p>
        </w:tc>
        <w:tc>
          <w:tcPr>
            <w:tcW w:w="5142" w:type="dxa"/>
          </w:tcPr>
          <w:p w:rsidR="00DA4BC1" w:rsidRDefault="00DA4BC1" w:rsidP="002353E1">
            <w:pPr>
              <w:jc w:val="left"/>
            </w:pPr>
            <w:r>
              <w:rPr>
                <w:rFonts w:hint="eastAsia"/>
              </w:rPr>
              <w:t>按钮控件内部图标的位置，取值范围与</w:t>
            </w:r>
            <w:r w:rsidR="00EA0A89" w:rsidRPr="00EA0A89">
              <w:rPr>
                <w:rFonts w:hint="eastAsia"/>
              </w:rPr>
              <w:t>textAlign</w:t>
            </w:r>
            <w:r>
              <w:rPr>
                <w:rFonts w:hint="eastAsia"/>
              </w:rPr>
              <w:t>一致</w:t>
            </w:r>
          </w:p>
        </w:tc>
      </w:tr>
      <w:tr w:rsidR="00DA4BC1" w:rsidTr="002353E1">
        <w:tc>
          <w:tcPr>
            <w:tcW w:w="3386" w:type="dxa"/>
          </w:tcPr>
          <w:p w:rsidR="00DA4BC1" w:rsidRDefault="00DA4BC1" w:rsidP="002353E1">
            <w:pPr>
              <w:jc w:val="center"/>
            </w:pPr>
            <w:r>
              <w:rPr>
                <w:rFonts w:hint="eastAsia"/>
              </w:rPr>
              <w:t>displayPattern</w:t>
            </w:r>
          </w:p>
        </w:tc>
        <w:tc>
          <w:tcPr>
            <w:tcW w:w="5142" w:type="dxa"/>
          </w:tcPr>
          <w:p w:rsidR="008970B7" w:rsidRDefault="008970B7" w:rsidP="008970B7">
            <w:r>
              <w:rPr>
                <w:rFonts w:hint="eastAsia"/>
              </w:rPr>
              <w:t>封面图片显示方式，可为</w:t>
            </w:r>
          </w:p>
          <w:p w:rsidR="008970B7" w:rsidRDefault="008970B7" w:rsidP="008970B7">
            <w:r>
              <w:rPr>
                <w:rFonts w:hint="eastAsia"/>
              </w:rPr>
              <w:t>0</w:t>
            </w:r>
            <w:r>
              <w:rPr>
                <w:rFonts w:hint="eastAsia"/>
              </w:rPr>
              <w:t>：普通</w:t>
            </w:r>
          </w:p>
          <w:p w:rsidR="00DA4BC1" w:rsidRDefault="008970B7" w:rsidP="008970B7">
            <w:pPr>
              <w:jc w:val="left"/>
            </w:pPr>
            <w:r>
              <w:rPr>
                <w:rFonts w:hint="eastAsia"/>
              </w:rPr>
              <w:t>1</w:t>
            </w:r>
            <w:r>
              <w:rPr>
                <w:rFonts w:hint="eastAsia"/>
              </w:rPr>
              <w:t>：四角拉伸</w:t>
            </w:r>
          </w:p>
          <w:p w:rsidR="008970B7" w:rsidRDefault="008970B7" w:rsidP="008970B7">
            <w:pPr>
              <w:jc w:val="left"/>
            </w:pPr>
            <w:r w:rsidRPr="00E25A2E">
              <w:rPr>
                <w:rFonts w:hint="eastAsia"/>
              </w:rPr>
              <w:t>如取值不在此范围内，</w:t>
            </w:r>
            <w:r>
              <w:rPr>
                <w:rFonts w:hint="eastAsia"/>
              </w:rPr>
              <w:t>将默认为</w:t>
            </w:r>
            <w:r>
              <w:rPr>
                <w:rFonts w:hint="eastAsia"/>
              </w:rPr>
              <w:t>0</w:t>
            </w:r>
          </w:p>
        </w:tc>
      </w:tr>
      <w:tr w:rsidR="00DA4BC1" w:rsidTr="002353E1">
        <w:tc>
          <w:tcPr>
            <w:tcW w:w="3386" w:type="dxa"/>
          </w:tcPr>
          <w:p w:rsidR="00DA4BC1" w:rsidRDefault="00DA4BC1" w:rsidP="002353E1">
            <w:pPr>
              <w:jc w:val="center"/>
            </w:pPr>
            <w:r>
              <w:rPr>
                <w:rFonts w:hint="eastAsia"/>
              </w:rPr>
              <w:t>key</w:t>
            </w:r>
          </w:p>
        </w:tc>
        <w:tc>
          <w:tcPr>
            <w:tcW w:w="5142" w:type="dxa"/>
          </w:tcPr>
          <w:p w:rsidR="00DA4BC1" w:rsidRPr="005E4538" w:rsidRDefault="00DA4BC1" w:rsidP="00FF2E42">
            <w:pPr>
              <w:autoSpaceDE w:val="0"/>
              <w:autoSpaceDN w:val="0"/>
              <w:adjustRightInd w:val="0"/>
              <w:jc w:val="left"/>
              <w:rPr>
                <w:rFonts w:ascii="NSimSun" w:hAnsi="NSimSun" w:cs="NSimSun"/>
                <w:kern w:val="0"/>
                <w:sz w:val="19"/>
                <w:szCs w:val="19"/>
              </w:rPr>
            </w:pPr>
            <w:r>
              <w:rPr>
                <w:rFonts w:hint="eastAsia"/>
              </w:rPr>
              <w:t>按钮被触发后输出的键值</w:t>
            </w:r>
          </w:p>
        </w:tc>
      </w:tr>
      <w:tr w:rsidR="00DA4BC1" w:rsidTr="002353E1">
        <w:tc>
          <w:tcPr>
            <w:tcW w:w="3386" w:type="dxa"/>
          </w:tcPr>
          <w:p w:rsidR="00DA4BC1" w:rsidRDefault="00DA4BC1" w:rsidP="002353E1">
            <w:pPr>
              <w:jc w:val="center"/>
            </w:pPr>
            <w:r>
              <w:rPr>
                <w:rFonts w:hint="eastAsia"/>
              </w:rPr>
              <w:t>i</w:t>
            </w:r>
            <w:r>
              <w:t>m</w:t>
            </w:r>
            <w:r>
              <w:rPr>
                <w:rFonts w:hint="eastAsia"/>
              </w:rPr>
              <w:t>a</w:t>
            </w:r>
            <w:r>
              <w:t>g</w:t>
            </w:r>
            <w:r>
              <w:rPr>
                <w:rFonts w:hint="eastAsia"/>
              </w:rPr>
              <w:t>ePressed</w:t>
            </w:r>
            <w:r>
              <w:rPr>
                <w:rFonts w:hint="eastAsia"/>
              </w:rPr>
              <w:t>、</w:t>
            </w:r>
          </w:p>
          <w:p w:rsidR="00DA4BC1" w:rsidRDefault="00DA4BC1" w:rsidP="002353E1">
            <w:pPr>
              <w:jc w:val="center"/>
            </w:pPr>
            <w:r>
              <w:rPr>
                <w:rFonts w:hint="eastAsia"/>
              </w:rPr>
              <w:t>i</w:t>
            </w:r>
            <w:r>
              <w:t>m</w:t>
            </w:r>
            <w:r>
              <w:rPr>
                <w:rFonts w:hint="eastAsia"/>
              </w:rPr>
              <w:t>a</w:t>
            </w:r>
            <w:r>
              <w:t>g</w:t>
            </w:r>
            <w:r>
              <w:rPr>
                <w:rFonts w:hint="eastAsia"/>
              </w:rPr>
              <w:t>eReleased</w:t>
            </w:r>
          </w:p>
        </w:tc>
        <w:tc>
          <w:tcPr>
            <w:tcW w:w="5142" w:type="dxa"/>
          </w:tcPr>
          <w:p w:rsidR="00DA4BC1" w:rsidRDefault="00DA4BC1" w:rsidP="002353E1">
            <w:pPr>
              <w:jc w:val="left"/>
            </w:pPr>
            <w:r>
              <w:rPr>
                <w:rFonts w:hint="eastAsia"/>
              </w:rPr>
              <w:t>按键被压下时按钮封面装载的图片</w:t>
            </w:r>
            <w:r w:rsidR="00E96574">
              <w:rPr>
                <w:rFonts w:hint="eastAsia"/>
              </w:rPr>
              <w:t>路径</w:t>
            </w:r>
          </w:p>
          <w:p w:rsidR="00DA4BC1" w:rsidRDefault="00DA4BC1" w:rsidP="002353E1">
            <w:pPr>
              <w:jc w:val="left"/>
            </w:pPr>
            <w:r>
              <w:rPr>
                <w:rFonts w:hint="eastAsia"/>
              </w:rPr>
              <w:t>按键弹起时按钮封面装载的图片</w:t>
            </w:r>
            <w:r w:rsidR="00E96574">
              <w:rPr>
                <w:rFonts w:hint="eastAsia"/>
              </w:rPr>
              <w:t>路径</w:t>
            </w:r>
          </w:p>
          <w:p w:rsidR="00E96574" w:rsidRPr="00E96574" w:rsidRDefault="00E96574" w:rsidP="003B752B">
            <w:pPr>
              <w:jc w:val="left"/>
            </w:pPr>
            <w:r>
              <w:rPr>
                <w:rFonts w:hint="eastAsia"/>
              </w:rPr>
              <w:t>如路径中图片不存在，将</w:t>
            </w:r>
            <w:r w:rsidR="003B752B">
              <w:rPr>
                <w:rFonts w:hint="eastAsia"/>
              </w:rPr>
              <w:t>以无图片的形式显示。</w:t>
            </w:r>
          </w:p>
        </w:tc>
      </w:tr>
      <w:tr w:rsidR="00DA4BC1" w:rsidRPr="000E4DF6" w:rsidTr="002353E1">
        <w:tc>
          <w:tcPr>
            <w:tcW w:w="3386" w:type="dxa"/>
          </w:tcPr>
          <w:p w:rsidR="00DA4BC1" w:rsidRPr="00FE20C1" w:rsidRDefault="00DA4BC1" w:rsidP="002353E1">
            <w:pPr>
              <w:jc w:val="center"/>
              <w:rPr>
                <w:color w:val="00B050"/>
              </w:rPr>
            </w:pPr>
            <w:r w:rsidRPr="00FE20C1">
              <w:rPr>
                <w:rFonts w:hint="eastAsia"/>
                <w:color w:val="00B050"/>
              </w:rPr>
              <w:t>enabled</w:t>
            </w:r>
          </w:p>
        </w:tc>
        <w:tc>
          <w:tcPr>
            <w:tcW w:w="5142" w:type="dxa"/>
          </w:tcPr>
          <w:p w:rsidR="00DA4BC1" w:rsidRDefault="00DA4BC1" w:rsidP="006B40C6">
            <w:pPr>
              <w:jc w:val="left"/>
              <w:rPr>
                <w:color w:val="00B050"/>
              </w:rPr>
            </w:pPr>
            <w:r w:rsidRPr="00FE20C1">
              <w:rPr>
                <w:rFonts w:hint="eastAsia"/>
                <w:color w:val="00B050"/>
              </w:rPr>
              <w:t>是否</w:t>
            </w:r>
            <w:r w:rsidR="00CD7645">
              <w:rPr>
                <w:rFonts w:hint="eastAsia"/>
                <w:color w:val="00B050"/>
              </w:rPr>
              <w:t>触摸响应</w:t>
            </w:r>
          </w:p>
          <w:p w:rsidR="006B40C6" w:rsidRDefault="006B40C6" w:rsidP="006B40C6">
            <w:pPr>
              <w:jc w:val="left"/>
              <w:rPr>
                <w:color w:val="00B050"/>
              </w:rPr>
            </w:pPr>
            <w:r>
              <w:rPr>
                <w:rFonts w:hint="eastAsia"/>
                <w:color w:val="00B050"/>
              </w:rPr>
              <w:t>取值为：</w:t>
            </w:r>
          </w:p>
          <w:p w:rsidR="006B40C6" w:rsidRPr="006B40C6" w:rsidRDefault="006B40C6" w:rsidP="006B40C6">
            <w:pPr>
              <w:jc w:val="left"/>
              <w:rPr>
                <w:color w:val="00B050"/>
              </w:rPr>
            </w:pPr>
            <w:r w:rsidRPr="006B40C6">
              <w:rPr>
                <w:color w:val="00B050"/>
              </w:rPr>
              <w:t>TRUE</w:t>
            </w:r>
            <w:r w:rsidR="00CD7645">
              <w:rPr>
                <w:rFonts w:hint="eastAsia"/>
                <w:color w:val="00B050"/>
              </w:rPr>
              <w:t xml:space="preserve">  </w:t>
            </w:r>
            <w:r w:rsidR="00CD7645">
              <w:rPr>
                <w:rFonts w:hint="eastAsia"/>
                <w:color w:val="00B050"/>
              </w:rPr>
              <w:t>触摸可响应</w:t>
            </w:r>
          </w:p>
          <w:p w:rsidR="006B40C6" w:rsidRDefault="006B40C6" w:rsidP="006B40C6">
            <w:pPr>
              <w:jc w:val="left"/>
              <w:rPr>
                <w:color w:val="00B050"/>
              </w:rPr>
            </w:pPr>
            <w:r w:rsidRPr="006B40C6">
              <w:rPr>
                <w:rFonts w:hint="eastAsia"/>
                <w:color w:val="00B050"/>
              </w:rPr>
              <w:t>FLASE</w:t>
            </w:r>
            <w:r w:rsidR="00CD7645">
              <w:rPr>
                <w:rFonts w:hint="eastAsia"/>
                <w:color w:val="00B050"/>
              </w:rPr>
              <w:t xml:space="preserve"> </w:t>
            </w:r>
            <w:r w:rsidR="00CD7645">
              <w:rPr>
                <w:rFonts w:hint="eastAsia"/>
                <w:color w:val="00B050"/>
              </w:rPr>
              <w:t>触摸</w:t>
            </w:r>
            <w:r w:rsidR="00834BDA">
              <w:rPr>
                <w:rFonts w:hint="eastAsia"/>
                <w:color w:val="00B050"/>
              </w:rPr>
              <w:t>不</w:t>
            </w:r>
            <w:r w:rsidR="00CD7645">
              <w:rPr>
                <w:rFonts w:hint="eastAsia"/>
                <w:color w:val="00B050"/>
              </w:rPr>
              <w:t>响应</w:t>
            </w:r>
          </w:p>
          <w:p w:rsidR="006B40C6" w:rsidRPr="00FE20C1" w:rsidRDefault="006B40C6" w:rsidP="006B40C6">
            <w:pPr>
              <w:jc w:val="left"/>
              <w:rPr>
                <w:color w:val="00B050"/>
              </w:rPr>
            </w:pPr>
            <w:r>
              <w:rPr>
                <w:rFonts w:hint="eastAsia"/>
                <w:color w:val="00B050"/>
              </w:rPr>
              <w:t>如不在取值范围内，默认为</w:t>
            </w:r>
            <w:r>
              <w:rPr>
                <w:rFonts w:hint="eastAsia"/>
                <w:color w:val="00B050"/>
              </w:rPr>
              <w:t>TRUE</w:t>
            </w:r>
          </w:p>
        </w:tc>
      </w:tr>
      <w:tr w:rsidR="00B92F2D" w:rsidRPr="000E4DF6" w:rsidTr="002353E1">
        <w:tc>
          <w:tcPr>
            <w:tcW w:w="3386" w:type="dxa"/>
          </w:tcPr>
          <w:p w:rsidR="00B92F2D" w:rsidRPr="00B92F2D" w:rsidRDefault="00B92F2D" w:rsidP="00B92F2D">
            <w:pPr>
              <w:ind w:firstLineChars="450" w:firstLine="945"/>
              <w:rPr>
                <w:rFonts w:cs="Arial"/>
                <w:shd w:val="clear" w:color="auto" w:fill="FFFFFF"/>
              </w:rPr>
            </w:pPr>
            <w:r w:rsidRPr="00B92F2D">
              <w:rPr>
                <w:rFonts w:cs="Arial"/>
                <w:shd w:val="clear" w:color="auto" w:fill="FFFFFF"/>
              </w:rPr>
              <w:t>imageDisabled</w:t>
            </w:r>
          </w:p>
        </w:tc>
        <w:tc>
          <w:tcPr>
            <w:tcW w:w="5142" w:type="dxa"/>
          </w:tcPr>
          <w:p w:rsidR="003B13CB" w:rsidRDefault="00B92F2D" w:rsidP="003B13CB">
            <w:pPr>
              <w:jc w:val="left"/>
            </w:pPr>
            <w:r w:rsidRPr="00CE4ED7">
              <w:rPr>
                <w:rFonts w:hint="eastAsia"/>
              </w:rPr>
              <w:t>按钮失效时装载的图片</w:t>
            </w:r>
            <w:r w:rsidR="003B13CB">
              <w:rPr>
                <w:rFonts w:hint="eastAsia"/>
              </w:rPr>
              <w:t>路径</w:t>
            </w:r>
          </w:p>
          <w:p w:rsidR="00B92F2D" w:rsidRPr="003B13CB" w:rsidRDefault="003B13CB" w:rsidP="00E07E70">
            <w:r>
              <w:rPr>
                <w:rFonts w:hint="eastAsia"/>
              </w:rPr>
              <w:t>如路径中图片不存在，将以无图片的形式显示。</w:t>
            </w:r>
          </w:p>
        </w:tc>
      </w:tr>
    </w:tbl>
    <w:p w:rsidR="00B1656A" w:rsidRDefault="00B1656A" w:rsidP="00DA4BC1"/>
    <w:p w:rsidR="00B1656A" w:rsidRDefault="00B1656A" w:rsidP="00DA4BC1">
      <w:r>
        <w:rPr>
          <w:rFonts w:hint="eastAsia"/>
        </w:rPr>
        <w:t>显示示例：</w:t>
      </w:r>
    </w:p>
    <w:p w:rsidR="00B1656A" w:rsidRDefault="00FE3CF5" w:rsidP="00DA4BC1">
      <w:r>
        <w:pict>
          <v:shape id="_x0000_i1032" type="#_x0000_t75" style="width:201.75pt;height:70.5pt">
            <v:imagedata r:id="rId19" o:title=""/>
          </v:shape>
        </w:pict>
      </w:r>
    </w:p>
    <w:p w:rsidR="00DA4BC1" w:rsidRDefault="008A71D3" w:rsidP="008A71D3">
      <w:pPr>
        <w:pStyle w:val="3"/>
        <w:numPr>
          <w:ilvl w:val="0"/>
          <w:numId w:val="0"/>
        </w:numPr>
        <w:ind w:left="284"/>
      </w:pPr>
      <w:bookmarkStart w:id="24" w:name="_Toc449080446"/>
      <w:r>
        <w:rPr>
          <w:rFonts w:hint="eastAsia"/>
        </w:rPr>
        <w:t>4.2.4</w:t>
      </w:r>
      <w:r w:rsidR="00DA4BC1">
        <w:rPr>
          <w:rFonts w:hint="eastAsia"/>
        </w:rPr>
        <w:t>图片（</w:t>
      </w:r>
      <w:r w:rsidR="00DA4BC1">
        <w:rPr>
          <w:rFonts w:hint="eastAsia"/>
        </w:rPr>
        <w:t>PictureBox</w:t>
      </w:r>
      <w:r w:rsidR="00DA4BC1">
        <w:rPr>
          <w:rFonts w:hint="eastAsia"/>
        </w:rPr>
        <w:t>）</w:t>
      </w:r>
      <w:bookmarkEnd w:id="24"/>
    </w:p>
    <w:p w:rsidR="00DA4BC1" w:rsidRDefault="00DA4BC1" w:rsidP="00DA4BC1">
      <w:r>
        <w:rPr>
          <w:rFonts w:hint="eastAsia"/>
        </w:rPr>
        <w:tab/>
      </w:r>
      <w:r>
        <w:rPr>
          <w:rFonts w:hint="eastAsia"/>
        </w:rPr>
        <w:t>与静态文本一样，图片控件不接收和响应输入系统传递的消息，图片可以用于显示</w:t>
      </w:r>
      <w:r>
        <w:rPr>
          <w:rFonts w:hint="eastAsia"/>
        </w:rPr>
        <w:t>BMP</w:t>
      </w:r>
      <w:r>
        <w:rPr>
          <w:rFonts w:hint="eastAsia"/>
        </w:rPr>
        <w:t>、</w:t>
      </w:r>
      <w:r>
        <w:rPr>
          <w:rFonts w:hint="eastAsia"/>
        </w:rPr>
        <w:t>PNG</w:t>
      </w:r>
      <w:r>
        <w:rPr>
          <w:rFonts w:hint="eastAsia"/>
        </w:rPr>
        <w:t>、</w:t>
      </w:r>
      <w:r>
        <w:rPr>
          <w:rFonts w:hint="eastAsia"/>
        </w:rPr>
        <w:t>GIF</w:t>
      </w:r>
      <w:r>
        <w:rPr>
          <w:rFonts w:hint="eastAsia"/>
        </w:rPr>
        <w:t>格式图片。以下是图片控件的属性：</w:t>
      </w:r>
    </w:p>
    <w:p w:rsidR="00DA4BC1" w:rsidRPr="00421D8F" w:rsidRDefault="00DA4BC1" w:rsidP="00DA4BC1">
      <w:pPr>
        <w:rPr>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6152"/>
      </w:tblGrid>
      <w:tr w:rsidR="00DA4BC1" w:rsidRPr="00887BFA" w:rsidTr="002353E1">
        <w:tc>
          <w:tcPr>
            <w:tcW w:w="2376" w:type="dxa"/>
            <w:shd w:val="clear" w:color="auto" w:fill="BFBFBF"/>
          </w:tcPr>
          <w:p w:rsidR="00DA4BC1" w:rsidRPr="00887BFA" w:rsidRDefault="00DA4BC1" w:rsidP="002353E1">
            <w:pPr>
              <w:jc w:val="center"/>
              <w:rPr>
                <w:b/>
              </w:rPr>
            </w:pPr>
            <w:r w:rsidRPr="00887BFA">
              <w:rPr>
                <w:rFonts w:hint="eastAsia"/>
                <w:b/>
              </w:rPr>
              <w:t>属性名称</w:t>
            </w:r>
          </w:p>
        </w:tc>
        <w:tc>
          <w:tcPr>
            <w:tcW w:w="6152" w:type="dxa"/>
            <w:shd w:val="clear" w:color="auto" w:fill="BFBFBF"/>
          </w:tcPr>
          <w:p w:rsidR="00DA4BC1" w:rsidRPr="00887BFA" w:rsidRDefault="00DA4BC1" w:rsidP="002353E1">
            <w:pPr>
              <w:jc w:val="center"/>
              <w:rPr>
                <w:b/>
              </w:rPr>
            </w:pPr>
            <w:r w:rsidRPr="00887BFA">
              <w:rPr>
                <w:rFonts w:hint="eastAsia"/>
                <w:b/>
              </w:rPr>
              <w:t>属性说明</w:t>
            </w:r>
          </w:p>
        </w:tc>
      </w:tr>
      <w:tr w:rsidR="00FA06FA" w:rsidTr="002353E1">
        <w:tc>
          <w:tcPr>
            <w:tcW w:w="2376" w:type="dxa"/>
          </w:tcPr>
          <w:p w:rsidR="00FA06FA" w:rsidRDefault="00FA06FA" w:rsidP="006A7DDA">
            <w:pPr>
              <w:jc w:val="center"/>
            </w:pPr>
            <w:r>
              <w:rPr>
                <w:rFonts w:hint="eastAsia"/>
              </w:rPr>
              <w:t>name</w:t>
            </w:r>
          </w:p>
        </w:tc>
        <w:tc>
          <w:tcPr>
            <w:tcW w:w="6152" w:type="dxa"/>
          </w:tcPr>
          <w:p w:rsidR="00FA06FA" w:rsidRDefault="00FA06FA" w:rsidP="00834BDA">
            <w:pPr>
              <w:jc w:val="left"/>
            </w:pPr>
            <w:r>
              <w:rPr>
                <w:rFonts w:hint="eastAsia"/>
              </w:rPr>
              <w:t>控件的名称，是控件在页中的唯一标识</w:t>
            </w:r>
          </w:p>
        </w:tc>
      </w:tr>
      <w:tr w:rsidR="00FA06FA" w:rsidTr="002353E1">
        <w:tc>
          <w:tcPr>
            <w:tcW w:w="2376" w:type="dxa"/>
          </w:tcPr>
          <w:p w:rsidR="00FA06FA" w:rsidRDefault="00FA06FA" w:rsidP="006A7DDA">
            <w:pPr>
              <w:jc w:val="center"/>
            </w:pPr>
            <w:r>
              <w:rPr>
                <w:rFonts w:hint="eastAsia"/>
              </w:rPr>
              <w:t>x</w:t>
            </w:r>
          </w:p>
        </w:tc>
        <w:tc>
          <w:tcPr>
            <w:tcW w:w="6152" w:type="dxa"/>
          </w:tcPr>
          <w:p w:rsidR="00FA06FA" w:rsidRDefault="00FA06FA" w:rsidP="00834BDA">
            <w:pPr>
              <w:jc w:val="left"/>
            </w:pPr>
            <w:r>
              <w:rPr>
                <w:rFonts w:hint="eastAsia"/>
              </w:rPr>
              <w:t>控件相对</w:t>
            </w:r>
            <w:r w:rsidR="00DB0ADB">
              <w:rPr>
                <w:rFonts w:hint="eastAsia"/>
              </w:rPr>
              <w:t>页</w:t>
            </w:r>
            <w:r>
              <w:rPr>
                <w:rFonts w:hint="eastAsia"/>
              </w:rPr>
              <w:t>的横坐标</w:t>
            </w:r>
          </w:p>
        </w:tc>
      </w:tr>
      <w:tr w:rsidR="00FA06FA" w:rsidTr="002353E1">
        <w:tc>
          <w:tcPr>
            <w:tcW w:w="2376" w:type="dxa"/>
          </w:tcPr>
          <w:p w:rsidR="00FA06FA" w:rsidRDefault="00FA06FA" w:rsidP="006A7DDA">
            <w:pPr>
              <w:jc w:val="center"/>
            </w:pPr>
            <w:r>
              <w:rPr>
                <w:rFonts w:hint="eastAsia"/>
              </w:rPr>
              <w:t>y</w:t>
            </w:r>
          </w:p>
        </w:tc>
        <w:tc>
          <w:tcPr>
            <w:tcW w:w="6152" w:type="dxa"/>
          </w:tcPr>
          <w:p w:rsidR="00FA06FA" w:rsidRDefault="00FA06FA" w:rsidP="00834BDA">
            <w:pPr>
              <w:jc w:val="left"/>
            </w:pPr>
            <w:r>
              <w:rPr>
                <w:rFonts w:hint="eastAsia"/>
              </w:rPr>
              <w:t>控件相对</w:t>
            </w:r>
            <w:r w:rsidR="00DB0ADB">
              <w:rPr>
                <w:rFonts w:hint="eastAsia"/>
              </w:rPr>
              <w:t>页</w:t>
            </w:r>
            <w:r>
              <w:rPr>
                <w:rFonts w:hint="eastAsia"/>
              </w:rPr>
              <w:t>的纵坐标</w:t>
            </w:r>
          </w:p>
        </w:tc>
      </w:tr>
      <w:tr w:rsidR="00FA06FA" w:rsidTr="002353E1">
        <w:tc>
          <w:tcPr>
            <w:tcW w:w="2376" w:type="dxa"/>
          </w:tcPr>
          <w:p w:rsidR="00FA06FA" w:rsidRDefault="00FA06FA" w:rsidP="006A7DDA">
            <w:pPr>
              <w:jc w:val="center"/>
            </w:pPr>
            <w:r>
              <w:rPr>
                <w:rFonts w:hint="eastAsia"/>
              </w:rPr>
              <w:lastRenderedPageBreak/>
              <w:t>layoutWidth</w:t>
            </w:r>
          </w:p>
        </w:tc>
        <w:tc>
          <w:tcPr>
            <w:tcW w:w="6152" w:type="dxa"/>
          </w:tcPr>
          <w:p w:rsidR="00FA06FA" w:rsidRDefault="00FA06FA" w:rsidP="00834BDA">
            <w:r>
              <w:rPr>
                <w:rFonts w:hint="eastAsia"/>
              </w:rPr>
              <w:t>控件的宽度。</w:t>
            </w:r>
          </w:p>
        </w:tc>
      </w:tr>
      <w:tr w:rsidR="00FA06FA" w:rsidTr="002353E1">
        <w:tc>
          <w:tcPr>
            <w:tcW w:w="2376" w:type="dxa"/>
          </w:tcPr>
          <w:p w:rsidR="00FA06FA" w:rsidRPr="00E2094E" w:rsidRDefault="00FA06FA" w:rsidP="006A7DDA">
            <w:pPr>
              <w:jc w:val="center"/>
            </w:pPr>
            <w:r>
              <w:rPr>
                <w:rFonts w:hint="eastAsia"/>
              </w:rPr>
              <w:t>layoutHeight</w:t>
            </w:r>
          </w:p>
        </w:tc>
        <w:tc>
          <w:tcPr>
            <w:tcW w:w="6152" w:type="dxa"/>
          </w:tcPr>
          <w:p w:rsidR="00FA06FA" w:rsidRDefault="00FA06FA" w:rsidP="00834BDA">
            <w:r>
              <w:rPr>
                <w:rFonts w:hint="eastAsia"/>
              </w:rPr>
              <w:t>控件的高度。</w:t>
            </w:r>
          </w:p>
        </w:tc>
      </w:tr>
      <w:tr w:rsidR="00DA4BC1" w:rsidTr="002353E1">
        <w:tc>
          <w:tcPr>
            <w:tcW w:w="2376" w:type="dxa"/>
          </w:tcPr>
          <w:p w:rsidR="00DA4BC1" w:rsidRDefault="00DA4BC1" w:rsidP="002353E1">
            <w:pPr>
              <w:jc w:val="center"/>
            </w:pPr>
            <w:r>
              <w:rPr>
                <w:rFonts w:hint="eastAsia"/>
              </w:rPr>
              <w:t>bgColor</w:t>
            </w:r>
          </w:p>
        </w:tc>
        <w:tc>
          <w:tcPr>
            <w:tcW w:w="6152" w:type="dxa"/>
          </w:tcPr>
          <w:p w:rsidR="00DA4BC1" w:rsidRDefault="00342E5E" w:rsidP="00697B77">
            <w:pPr>
              <w:ind w:firstLineChars="16" w:firstLine="34"/>
              <w:jc w:val="left"/>
            </w:pPr>
            <w:r>
              <w:rPr>
                <w:rFonts w:hint="eastAsia"/>
              </w:rPr>
              <w:t>图片背景的颜色，</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r w:rsidR="00DA4BC1" w:rsidRPr="00B5447B" w:rsidTr="002353E1">
        <w:tc>
          <w:tcPr>
            <w:tcW w:w="2376" w:type="dxa"/>
          </w:tcPr>
          <w:p w:rsidR="00DA4BC1" w:rsidRPr="00FE20C1" w:rsidRDefault="00DA4BC1" w:rsidP="002353E1">
            <w:pPr>
              <w:jc w:val="center"/>
              <w:rPr>
                <w:color w:val="00B050"/>
              </w:rPr>
            </w:pPr>
            <w:r w:rsidRPr="00FE20C1">
              <w:rPr>
                <w:rFonts w:hint="eastAsia"/>
                <w:color w:val="00B050"/>
              </w:rPr>
              <w:t>imagePath</w:t>
            </w:r>
          </w:p>
        </w:tc>
        <w:tc>
          <w:tcPr>
            <w:tcW w:w="6152" w:type="dxa"/>
          </w:tcPr>
          <w:p w:rsidR="00DA4BC1" w:rsidRPr="00FE20C1" w:rsidRDefault="00DA4BC1" w:rsidP="002353E1">
            <w:pPr>
              <w:jc w:val="left"/>
              <w:rPr>
                <w:color w:val="00B050"/>
              </w:rPr>
            </w:pPr>
            <w:r w:rsidRPr="00FE20C1">
              <w:rPr>
                <w:rFonts w:hint="eastAsia"/>
                <w:color w:val="00B050"/>
              </w:rPr>
              <w:t>图片资源</w:t>
            </w:r>
            <w:r w:rsidR="005B6CF5">
              <w:rPr>
                <w:rFonts w:hint="eastAsia"/>
                <w:color w:val="00B050"/>
              </w:rPr>
              <w:t>路径，如路径中没有该图片，将以无图片的形式存在</w:t>
            </w:r>
          </w:p>
        </w:tc>
      </w:tr>
      <w:tr w:rsidR="00DA4BC1" w:rsidTr="002353E1">
        <w:tc>
          <w:tcPr>
            <w:tcW w:w="2376" w:type="dxa"/>
          </w:tcPr>
          <w:p w:rsidR="00DA4BC1" w:rsidRDefault="00DA4BC1" w:rsidP="002353E1">
            <w:pPr>
              <w:jc w:val="center"/>
            </w:pPr>
            <w:r>
              <w:rPr>
                <w:rFonts w:hint="eastAsia"/>
              </w:rPr>
              <w:t>imageAlign</w:t>
            </w:r>
          </w:p>
        </w:tc>
        <w:tc>
          <w:tcPr>
            <w:tcW w:w="6152" w:type="dxa"/>
          </w:tcPr>
          <w:p w:rsidR="00DA4BC1" w:rsidRDefault="00DA4BC1" w:rsidP="002353E1">
            <w:pPr>
              <w:jc w:val="left"/>
            </w:pPr>
            <w:r>
              <w:rPr>
                <w:rFonts w:hint="eastAsia"/>
              </w:rPr>
              <w:t>控件内部图标的位置，取值范围与</w:t>
            </w:r>
            <w:r>
              <w:rPr>
                <w:rFonts w:hint="eastAsia"/>
              </w:rPr>
              <w:t>align</w:t>
            </w:r>
            <w:r>
              <w:rPr>
                <w:rFonts w:hint="eastAsia"/>
              </w:rPr>
              <w:t>一致</w:t>
            </w:r>
          </w:p>
        </w:tc>
      </w:tr>
    </w:tbl>
    <w:p w:rsidR="00DA4BC1" w:rsidRDefault="00DA4BC1" w:rsidP="00DA4BC1"/>
    <w:p w:rsidR="00DA4BC1" w:rsidRPr="00FF3BC6" w:rsidRDefault="00FE3CF5" w:rsidP="00DA4BC1">
      <w:r>
        <w:pict>
          <v:shape id="_x0000_i1033" type="#_x0000_t75" style="width:174.75pt;height:95.25pt">
            <v:imagedata r:id="rId20" o:title=""/>
          </v:shape>
        </w:pict>
      </w:r>
    </w:p>
    <w:p w:rsidR="00DA4BC1" w:rsidRDefault="008A71D3" w:rsidP="008A71D3">
      <w:pPr>
        <w:pStyle w:val="3"/>
        <w:numPr>
          <w:ilvl w:val="0"/>
          <w:numId w:val="0"/>
        </w:numPr>
        <w:ind w:left="284"/>
      </w:pPr>
      <w:bookmarkStart w:id="25" w:name="_Toc449080447"/>
      <w:r>
        <w:rPr>
          <w:rFonts w:hint="eastAsia"/>
        </w:rPr>
        <w:t>4.2.5</w:t>
      </w:r>
      <w:r w:rsidR="00DA4BC1">
        <w:rPr>
          <w:rFonts w:hint="eastAsia"/>
        </w:rPr>
        <w:t>菜单列表</w:t>
      </w:r>
      <w:r w:rsidR="00DA4BC1">
        <w:rPr>
          <w:rFonts w:hint="eastAsia"/>
        </w:rPr>
        <w:t>(MenuList)</w:t>
      </w:r>
      <w:bookmarkEnd w:id="25"/>
    </w:p>
    <w:p w:rsidR="00DA4BC1" w:rsidRDefault="00DA4BC1" w:rsidP="00DA4BC1">
      <w:r>
        <w:rPr>
          <w:rFonts w:hint="eastAsia"/>
        </w:rPr>
        <w:tab/>
      </w:r>
      <w:r>
        <w:rPr>
          <w:rFonts w:hint="eastAsia"/>
        </w:rPr>
        <w:t>菜单列表控件是一个菜单项容器。</w:t>
      </w:r>
    </w:p>
    <w:p w:rsidR="00DA4BC1" w:rsidRDefault="00DA4BC1" w:rsidP="00DA4BC1">
      <w:r>
        <w:rPr>
          <w:rFonts w:hint="eastAsia"/>
        </w:rPr>
        <w:t>以下是菜单项</w:t>
      </w:r>
      <w:r>
        <w:rPr>
          <w:rFonts w:hint="eastAsia"/>
        </w:rPr>
        <w:t>(MenuItem)</w:t>
      </w:r>
      <w:r>
        <w:rPr>
          <w:rFonts w:hint="eastAsia"/>
        </w:rPr>
        <w:t>控件的属性：</w:t>
      </w:r>
    </w:p>
    <w:p w:rsidR="00DA4BC1" w:rsidRDefault="00DA4BC1" w:rsidP="00DA4BC1"/>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6152"/>
      </w:tblGrid>
      <w:tr w:rsidR="00DA4BC1" w:rsidRPr="00887BFA" w:rsidTr="00760952">
        <w:tc>
          <w:tcPr>
            <w:tcW w:w="2376" w:type="dxa"/>
            <w:shd w:val="clear" w:color="auto" w:fill="BFBFBF"/>
          </w:tcPr>
          <w:p w:rsidR="00DA4BC1" w:rsidRPr="00887BFA" w:rsidRDefault="00DA4BC1" w:rsidP="002353E1">
            <w:pPr>
              <w:jc w:val="center"/>
              <w:rPr>
                <w:b/>
              </w:rPr>
            </w:pPr>
            <w:r w:rsidRPr="00887BFA">
              <w:rPr>
                <w:rFonts w:hint="eastAsia"/>
                <w:b/>
              </w:rPr>
              <w:t>属性名称</w:t>
            </w:r>
          </w:p>
        </w:tc>
        <w:tc>
          <w:tcPr>
            <w:tcW w:w="6152" w:type="dxa"/>
            <w:shd w:val="clear" w:color="auto" w:fill="BFBFBF"/>
          </w:tcPr>
          <w:p w:rsidR="00DA4BC1" w:rsidRPr="00887BFA" w:rsidRDefault="00DA4BC1" w:rsidP="002353E1">
            <w:pPr>
              <w:jc w:val="center"/>
              <w:rPr>
                <w:b/>
              </w:rPr>
            </w:pPr>
            <w:r w:rsidRPr="00887BFA">
              <w:rPr>
                <w:rFonts w:hint="eastAsia"/>
                <w:b/>
              </w:rPr>
              <w:t>属性说明</w:t>
            </w:r>
          </w:p>
        </w:tc>
      </w:tr>
      <w:tr w:rsidR="00DA4BC1" w:rsidTr="00760952">
        <w:tc>
          <w:tcPr>
            <w:tcW w:w="2376" w:type="dxa"/>
          </w:tcPr>
          <w:p w:rsidR="00DA4BC1" w:rsidRDefault="00DA4BC1" w:rsidP="002353E1">
            <w:pPr>
              <w:jc w:val="center"/>
            </w:pPr>
            <w:r>
              <w:rPr>
                <w:rFonts w:hint="eastAsia"/>
              </w:rPr>
              <w:t>name</w:t>
            </w:r>
          </w:p>
        </w:tc>
        <w:tc>
          <w:tcPr>
            <w:tcW w:w="6152" w:type="dxa"/>
          </w:tcPr>
          <w:p w:rsidR="00DA4BC1" w:rsidRDefault="00990391" w:rsidP="00834BDA">
            <w:pPr>
              <w:jc w:val="left"/>
            </w:pPr>
            <w:r>
              <w:rPr>
                <w:rFonts w:hint="eastAsia"/>
              </w:rPr>
              <w:t>控件的名称，是控件在页中的唯一标识</w:t>
            </w:r>
          </w:p>
        </w:tc>
      </w:tr>
      <w:tr w:rsidR="00DA4BC1" w:rsidRPr="001F7A59" w:rsidTr="00760952">
        <w:tc>
          <w:tcPr>
            <w:tcW w:w="2376" w:type="dxa"/>
          </w:tcPr>
          <w:p w:rsidR="00DA4BC1" w:rsidRPr="00FB0FFB" w:rsidRDefault="003670F5" w:rsidP="003670F5">
            <w:pPr>
              <w:jc w:val="center"/>
              <w:rPr>
                <w:color w:val="00B050"/>
              </w:rPr>
            </w:pPr>
            <w:r w:rsidRPr="003670F5">
              <w:rPr>
                <w:color w:val="00B050"/>
              </w:rPr>
              <w:t>itemCaption</w:t>
            </w:r>
          </w:p>
        </w:tc>
        <w:tc>
          <w:tcPr>
            <w:tcW w:w="6152" w:type="dxa"/>
          </w:tcPr>
          <w:p w:rsidR="00DA4BC1" w:rsidRPr="00FB0FFB" w:rsidRDefault="00990391" w:rsidP="00834BDA">
            <w:pPr>
              <w:jc w:val="left"/>
              <w:rPr>
                <w:color w:val="00B050"/>
              </w:rPr>
            </w:pPr>
            <w:r w:rsidRPr="00DB5DF9">
              <w:rPr>
                <w:rFonts w:hint="eastAsia"/>
                <w:color w:val="00B050"/>
              </w:rPr>
              <w:t>静态文本的显示内容，如果字符串的宽度大于控件宽度将超出的部分显示三个黑点</w:t>
            </w:r>
          </w:p>
        </w:tc>
      </w:tr>
      <w:tr w:rsidR="00DA4BC1" w:rsidTr="00760952">
        <w:tc>
          <w:tcPr>
            <w:tcW w:w="2376" w:type="dxa"/>
          </w:tcPr>
          <w:p w:rsidR="00DA4BC1" w:rsidRDefault="00DA4BC1" w:rsidP="002353E1">
            <w:pPr>
              <w:jc w:val="center"/>
            </w:pPr>
            <w:r>
              <w:rPr>
                <w:rFonts w:hint="eastAsia"/>
              </w:rPr>
              <w:t>itemID</w:t>
            </w:r>
          </w:p>
        </w:tc>
        <w:tc>
          <w:tcPr>
            <w:tcW w:w="6152" w:type="dxa"/>
          </w:tcPr>
          <w:p w:rsidR="00DA4BC1" w:rsidRDefault="00DA4BC1" w:rsidP="00834BDA">
            <w:pPr>
              <w:jc w:val="left"/>
            </w:pPr>
            <w:r>
              <w:rPr>
                <w:rFonts w:hint="eastAsia"/>
              </w:rPr>
              <w:t>菜单项在菜单列表中的</w:t>
            </w:r>
            <w:r>
              <w:rPr>
                <w:rFonts w:hint="eastAsia"/>
              </w:rPr>
              <w:t>ID</w:t>
            </w:r>
            <w:r>
              <w:rPr>
                <w:rFonts w:hint="eastAsia"/>
              </w:rPr>
              <w:t>号</w:t>
            </w:r>
          </w:p>
        </w:tc>
      </w:tr>
      <w:tr w:rsidR="00551129" w:rsidTr="00760952">
        <w:tc>
          <w:tcPr>
            <w:tcW w:w="2376" w:type="dxa"/>
          </w:tcPr>
          <w:p w:rsidR="00551129" w:rsidRPr="00551129" w:rsidRDefault="00551129" w:rsidP="00551129">
            <w:pPr>
              <w:autoSpaceDE w:val="0"/>
              <w:autoSpaceDN w:val="0"/>
              <w:adjustRightInd w:val="0"/>
              <w:jc w:val="center"/>
            </w:pPr>
            <w:r w:rsidRPr="00551129">
              <w:t>imagePressed</w:t>
            </w:r>
          </w:p>
        </w:tc>
        <w:tc>
          <w:tcPr>
            <w:tcW w:w="6152" w:type="dxa"/>
          </w:tcPr>
          <w:p w:rsidR="00551129" w:rsidRPr="00551129" w:rsidRDefault="00551129" w:rsidP="00E07E70">
            <w:r>
              <w:rPr>
                <w:rFonts w:hint="eastAsia"/>
              </w:rPr>
              <w:t>按键被压下时按钮封面装载的图片</w:t>
            </w:r>
            <w:r w:rsidR="004E69C2">
              <w:rPr>
                <w:rFonts w:hint="eastAsia"/>
              </w:rPr>
              <w:t>路径，如路径中无图片，将显示无图片</w:t>
            </w:r>
          </w:p>
        </w:tc>
      </w:tr>
      <w:tr w:rsidR="00760952" w:rsidTr="00760952">
        <w:tc>
          <w:tcPr>
            <w:tcW w:w="2376" w:type="dxa"/>
          </w:tcPr>
          <w:p w:rsidR="00760952" w:rsidRDefault="00760952" w:rsidP="00E07E70">
            <w:pPr>
              <w:jc w:val="center"/>
            </w:pPr>
            <w:r>
              <w:rPr>
                <w:rFonts w:hint="eastAsia"/>
              </w:rPr>
              <w:t>i</w:t>
            </w:r>
            <w:r>
              <w:t>m</w:t>
            </w:r>
            <w:r>
              <w:rPr>
                <w:rFonts w:hint="eastAsia"/>
              </w:rPr>
              <w:t>a</w:t>
            </w:r>
            <w:r>
              <w:t>g</w:t>
            </w:r>
            <w:r>
              <w:rPr>
                <w:rFonts w:hint="eastAsia"/>
              </w:rPr>
              <w:t>eReleased</w:t>
            </w:r>
          </w:p>
        </w:tc>
        <w:tc>
          <w:tcPr>
            <w:tcW w:w="6152" w:type="dxa"/>
          </w:tcPr>
          <w:p w:rsidR="00760952" w:rsidRDefault="00760952" w:rsidP="00E07E70">
            <w:r>
              <w:rPr>
                <w:rFonts w:hint="eastAsia"/>
              </w:rPr>
              <w:t>按键弹起时按钮封面装载的图片</w:t>
            </w:r>
            <w:r w:rsidR="004E69C2">
              <w:rPr>
                <w:rFonts w:hint="eastAsia"/>
              </w:rPr>
              <w:t>路径。如路径中无图片，将显示无图片</w:t>
            </w:r>
          </w:p>
        </w:tc>
      </w:tr>
      <w:tr w:rsidR="00760952" w:rsidTr="00760952">
        <w:tc>
          <w:tcPr>
            <w:tcW w:w="2376" w:type="dxa"/>
          </w:tcPr>
          <w:p w:rsidR="00F80CD7" w:rsidRPr="00383C31" w:rsidRDefault="00F80CD7" w:rsidP="00834BDA">
            <w:pPr>
              <w:jc w:val="center"/>
              <w:rPr>
                <w:color w:val="7030A0"/>
              </w:rPr>
            </w:pPr>
            <w:r w:rsidRPr="00383C31">
              <w:rPr>
                <w:color w:val="7030A0"/>
              </w:rPr>
              <w:t>I</w:t>
            </w:r>
            <w:r w:rsidR="00760952" w:rsidRPr="00383C31">
              <w:rPr>
                <w:color w:val="7030A0"/>
              </w:rPr>
              <w:t>ndication</w:t>
            </w:r>
          </w:p>
        </w:tc>
        <w:tc>
          <w:tcPr>
            <w:tcW w:w="6152" w:type="dxa"/>
          </w:tcPr>
          <w:p w:rsidR="00760952" w:rsidRDefault="004E69C2" w:rsidP="004E69C2">
            <w:r>
              <w:rPr>
                <w:rFonts w:hint="eastAsia"/>
              </w:rPr>
              <w:t>菜单项标识，通过</w:t>
            </w:r>
            <w:r>
              <w:t xml:space="preserve"> </w:t>
            </w:r>
            <w:r w:rsidRPr="004E69C2">
              <w:t>EUI_</w:t>
            </w:r>
            <w:r w:rsidRPr="004E69C2">
              <w:rPr>
                <w:rFonts w:hint="eastAsia"/>
              </w:rPr>
              <w:t>GetAttribute</w:t>
            </w:r>
            <w:r>
              <w:rPr>
                <w:rFonts w:hint="eastAsia"/>
              </w:rPr>
              <w:t>可以获取到该值，用户可以通过该值进行下一步操作</w:t>
            </w:r>
          </w:p>
        </w:tc>
      </w:tr>
      <w:tr w:rsidR="00760952" w:rsidTr="00760952">
        <w:tc>
          <w:tcPr>
            <w:tcW w:w="2376" w:type="dxa"/>
          </w:tcPr>
          <w:p w:rsidR="00760952" w:rsidRDefault="00F80CD7" w:rsidP="00E07E70">
            <w:pPr>
              <w:jc w:val="center"/>
            </w:pPr>
            <w:r w:rsidRPr="001E04EC">
              <w:t>E</w:t>
            </w:r>
            <w:r w:rsidR="00760952" w:rsidRPr="001E04EC">
              <w:t>nabled</w:t>
            </w:r>
          </w:p>
        </w:tc>
        <w:tc>
          <w:tcPr>
            <w:tcW w:w="6152" w:type="dxa"/>
          </w:tcPr>
          <w:p w:rsidR="00834BDA" w:rsidRPr="00834BDA" w:rsidRDefault="00834BDA" w:rsidP="00834BDA">
            <w:pPr>
              <w:jc w:val="left"/>
            </w:pPr>
            <w:r w:rsidRPr="00834BDA">
              <w:rPr>
                <w:rFonts w:hint="eastAsia"/>
              </w:rPr>
              <w:t>是否触摸响应</w:t>
            </w:r>
          </w:p>
          <w:p w:rsidR="00834BDA" w:rsidRPr="00834BDA" w:rsidRDefault="00834BDA" w:rsidP="00834BDA">
            <w:pPr>
              <w:jc w:val="left"/>
            </w:pPr>
            <w:r w:rsidRPr="00834BDA">
              <w:rPr>
                <w:rFonts w:hint="eastAsia"/>
              </w:rPr>
              <w:t>取值为：</w:t>
            </w:r>
          </w:p>
          <w:p w:rsidR="00834BDA" w:rsidRPr="00834BDA" w:rsidRDefault="00834BDA" w:rsidP="00834BDA">
            <w:pPr>
              <w:jc w:val="left"/>
            </w:pPr>
            <w:r w:rsidRPr="00834BDA">
              <w:t>TRUE</w:t>
            </w:r>
            <w:r w:rsidRPr="00834BDA">
              <w:rPr>
                <w:rFonts w:hint="eastAsia"/>
              </w:rPr>
              <w:t xml:space="preserve">  </w:t>
            </w:r>
            <w:r w:rsidRPr="00834BDA">
              <w:rPr>
                <w:rFonts w:hint="eastAsia"/>
              </w:rPr>
              <w:t>触摸可响应</w:t>
            </w:r>
          </w:p>
          <w:p w:rsidR="00834BDA" w:rsidRPr="00834BDA" w:rsidRDefault="00834BDA" w:rsidP="00834BDA">
            <w:pPr>
              <w:jc w:val="left"/>
            </w:pPr>
            <w:r w:rsidRPr="00834BDA">
              <w:rPr>
                <w:rFonts w:hint="eastAsia"/>
              </w:rPr>
              <w:t xml:space="preserve">FLASE </w:t>
            </w:r>
            <w:r w:rsidRPr="00834BDA">
              <w:rPr>
                <w:rFonts w:hint="eastAsia"/>
              </w:rPr>
              <w:t>触摸不响应</w:t>
            </w:r>
          </w:p>
          <w:p w:rsidR="00760952" w:rsidRDefault="00834BDA" w:rsidP="00834BDA">
            <w:r w:rsidRPr="00834BDA">
              <w:rPr>
                <w:rFonts w:hint="eastAsia"/>
              </w:rPr>
              <w:t>如不在取值范围内，默认为</w:t>
            </w:r>
            <w:r w:rsidRPr="00834BDA">
              <w:rPr>
                <w:rFonts w:hint="eastAsia"/>
              </w:rPr>
              <w:t>TRUE</w:t>
            </w:r>
          </w:p>
        </w:tc>
      </w:tr>
      <w:tr w:rsidR="00760952" w:rsidTr="00760952">
        <w:tc>
          <w:tcPr>
            <w:tcW w:w="2376" w:type="dxa"/>
          </w:tcPr>
          <w:p w:rsidR="00760952" w:rsidRPr="00FB0FFB" w:rsidRDefault="00760952" w:rsidP="00E07E70">
            <w:pPr>
              <w:jc w:val="center"/>
              <w:rPr>
                <w:color w:val="00B050"/>
              </w:rPr>
            </w:pPr>
            <w:r w:rsidRPr="00FB0FFB">
              <w:rPr>
                <w:rFonts w:hint="eastAsia"/>
                <w:color w:val="00B050"/>
              </w:rPr>
              <w:t>tip</w:t>
            </w:r>
          </w:p>
        </w:tc>
        <w:tc>
          <w:tcPr>
            <w:tcW w:w="6152" w:type="dxa"/>
          </w:tcPr>
          <w:p w:rsidR="008E3A14" w:rsidRDefault="00760952" w:rsidP="00760952">
            <w:pPr>
              <w:rPr>
                <w:color w:val="00B050"/>
              </w:rPr>
            </w:pPr>
            <w:r w:rsidRPr="00FB0FFB">
              <w:rPr>
                <w:rFonts w:hint="eastAsia"/>
                <w:color w:val="00B050"/>
              </w:rPr>
              <w:t>菜单项的标签内容</w:t>
            </w:r>
            <w:r w:rsidRPr="00FB0FFB">
              <w:rPr>
                <w:rFonts w:hint="eastAsia"/>
                <w:color w:val="00B050"/>
              </w:rPr>
              <w:t>(</w:t>
            </w:r>
            <w:r w:rsidRPr="00FB0FFB">
              <w:rPr>
                <w:rFonts w:hint="eastAsia"/>
                <w:color w:val="00B050"/>
              </w:rPr>
              <w:t>支持图片</w:t>
            </w:r>
            <w:r w:rsidRPr="00FB0FFB">
              <w:rPr>
                <w:rFonts w:hint="eastAsia"/>
                <w:color w:val="00B050"/>
              </w:rPr>
              <w:t>/</w:t>
            </w:r>
            <w:r w:rsidRPr="00FB0FFB">
              <w:rPr>
                <w:rFonts w:hint="eastAsia"/>
                <w:color w:val="00B050"/>
              </w:rPr>
              <w:t>文字</w:t>
            </w:r>
            <w:r w:rsidRPr="00FB0FFB">
              <w:rPr>
                <w:rFonts w:hint="eastAsia"/>
                <w:color w:val="00B050"/>
              </w:rPr>
              <w:t>)</w:t>
            </w:r>
            <w:r>
              <w:rPr>
                <w:rFonts w:hint="eastAsia"/>
              </w:rPr>
              <w:t>。</w:t>
            </w:r>
            <w:r w:rsidRPr="00192683">
              <w:rPr>
                <w:rFonts w:hint="eastAsia"/>
                <w:color w:val="00B050"/>
              </w:rPr>
              <w:t>均在菜单项右侧显示。</w:t>
            </w:r>
          </w:p>
          <w:p w:rsidR="00760952" w:rsidRPr="00192683" w:rsidRDefault="008E3A14" w:rsidP="00760952">
            <w:pPr>
              <w:rPr>
                <w:color w:val="00B050"/>
              </w:rPr>
            </w:pPr>
            <w:r>
              <w:rPr>
                <w:rFonts w:hint="eastAsia"/>
                <w:color w:val="00B050"/>
              </w:rPr>
              <w:t>Menulist</w:t>
            </w:r>
            <w:r>
              <w:rPr>
                <w:rFonts w:hint="eastAsia"/>
                <w:color w:val="00B050"/>
              </w:rPr>
              <w:t>中</w:t>
            </w:r>
            <w:r w:rsidR="00760952" w:rsidRPr="00192683">
              <w:rPr>
                <w:color w:val="00B050"/>
              </w:rPr>
              <w:t>tipType</w:t>
            </w:r>
            <w:r w:rsidR="00760952" w:rsidRPr="00192683">
              <w:rPr>
                <w:rFonts w:hint="eastAsia"/>
                <w:color w:val="00B050"/>
              </w:rPr>
              <w:t>=</w:t>
            </w:r>
            <w:r w:rsidR="00760952" w:rsidRPr="00192683">
              <w:rPr>
                <w:color w:val="00B050"/>
              </w:rPr>
              <w:t>”</w:t>
            </w:r>
            <w:r w:rsidR="00760952" w:rsidRPr="00192683">
              <w:rPr>
                <w:rFonts w:hint="eastAsia"/>
                <w:color w:val="00B050"/>
              </w:rPr>
              <w:t>0</w:t>
            </w:r>
            <w:r w:rsidR="00760952" w:rsidRPr="00192683">
              <w:rPr>
                <w:color w:val="00B050"/>
              </w:rPr>
              <w:t>”</w:t>
            </w:r>
            <w:r w:rsidR="00760952" w:rsidRPr="00192683">
              <w:rPr>
                <w:rFonts w:hint="eastAsia"/>
                <w:color w:val="00B050"/>
              </w:rPr>
              <w:t>时：</w:t>
            </w:r>
            <w:r w:rsidR="004135C1">
              <w:rPr>
                <w:rFonts w:hint="eastAsia"/>
                <w:color w:val="00B050"/>
              </w:rPr>
              <w:t>tip</w:t>
            </w:r>
            <w:r w:rsidR="004135C1">
              <w:rPr>
                <w:rFonts w:hint="eastAsia"/>
                <w:color w:val="00B050"/>
              </w:rPr>
              <w:t>取值</w:t>
            </w:r>
            <w:r w:rsidR="00760952" w:rsidRPr="00192683">
              <w:rPr>
                <w:rFonts w:hint="eastAsia"/>
                <w:color w:val="00B050"/>
              </w:rPr>
              <w:t>为字符串，字体大小与</w:t>
            </w:r>
            <w:r w:rsidR="00760952" w:rsidRPr="00192683">
              <w:rPr>
                <w:rFonts w:hint="eastAsia"/>
                <w:color w:val="00B050"/>
              </w:rPr>
              <w:t>fontSize</w:t>
            </w:r>
            <w:r w:rsidR="00760952" w:rsidRPr="00192683">
              <w:rPr>
                <w:rFonts w:hint="eastAsia"/>
                <w:color w:val="00B050"/>
              </w:rPr>
              <w:t>大小相同</w:t>
            </w:r>
            <w:r w:rsidR="00E17C09" w:rsidRPr="00192683">
              <w:rPr>
                <w:color w:val="00B050"/>
              </w:rPr>
              <w:t xml:space="preserve"> </w:t>
            </w:r>
          </w:p>
          <w:p w:rsidR="006A7DDA" w:rsidRPr="006651CA" w:rsidRDefault="00760952" w:rsidP="00E07E70">
            <w:pPr>
              <w:rPr>
                <w:color w:val="00B050"/>
              </w:rPr>
            </w:pPr>
            <w:r w:rsidRPr="00192683">
              <w:rPr>
                <w:color w:val="00B050"/>
              </w:rPr>
              <w:t>tipType</w:t>
            </w:r>
            <w:r w:rsidRPr="00192683">
              <w:rPr>
                <w:rFonts w:hint="eastAsia"/>
                <w:color w:val="00B050"/>
              </w:rPr>
              <w:t>=</w:t>
            </w:r>
            <w:r w:rsidRPr="00192683">
              <w:rPr>
                <w:color w:val="00B050"/>
              </w:rPr>
              <w:t>”</w:t>
            </w:r>
            <w:r w:rsidRPr="00192683">
              <w:rPr>
                <w:rFonts w:hint="eastAsia"/>
                <w:color w:val="00B050"/>
              </w:rPr>
              <w:t>1</w:t>
            </w:r>
            <w:r w:rsidRPr="00192683">
              <w:rPr>
                <w:color w:val="00B050"/>
              </w:rPr>
              <w:t>”</w:t>
            </w:r>
            <w:r w:rsidRPr="00192683">
              <w:rPr>
                <w:rFonts w:hint="eastAsia"/>
                <w:color w:val="00B050"/>
              </w:rPr>
              <w:t>时：</w:t>
            </w:r>
            <w:r w:rsidR="004135C1">
              <w:rPr>
                <w:rFonts w:hint="eastAsia"/>
                <w:color w:val="00B050"/>
              </w:rPr>
              <w:t>tip</w:t>
            </w:r>
            <w:r w:rsidR="004135C1">
              <w:rPr>
                <w:rFonts w:hint="eastAsia"/>
                <w:color w:val="00B050"/>
              </w:rPr>
              <w:t>取值</w:t>
            </w:r>
            <w:r w:rsidRPr="00192683">
              <w:rPr>
                <w:rFonts w:hint="eastAsia"/>
                <w:color w:val="00B050"/>
              </w:rPr>
              <w:t>为图片路径。</w:t>
            </w:r>
            <w:r w:rsidR="004135C1">
              <w:rPr>
                <w:rFonts w:hint="eastAsia"/>
                <w:color w:val="00B050"/>
              </w:rPr>
              <w:t>如路径中无图片，</w:t>
            </w:r>
            <w:r w:rsidR="006651CA">
              <w:rPr>
                <w:rFonts w:hint="eastAsia"/>
                <w:color w:val="00B050"/>
              </w:rPr>
              <w:t>将返回错误</w:t>
            </w:r>
          </w:p>
        </w:tc>
      </w:tr>
    </w:tbl>
    <w:p w:rsidR="00DA4BC1" w:rsidRDefault="00DA4BC1" w:rsidP="00DA4BC1">
      <w:r>
        <w:rPr>
          <w:rFonts w:hint="eastAsia"/>
        </w:rPr>
        <w:t xml:space="preserve"> </w:t>
      </w:r>
    </w:p>
    <w:p w:rsidR="00DA4BC1" w:rsidRDefault="00DA4BC1" w:rsidP="00DA4BC1">
      <w:r>
        <w:rPr>
          <w:rFonts w:hint="eastAsia"/>
        </w:rPr>
        <w:lastRenderedPageBreak/>
        <w:t>以下是菜单列表控件的属性：</w:t>
      </w:r>
    </w:p>
    <w:p w:rsidR="00DA4BC1" w:rsidRDefault="00DA4BC1" w:rsidP="00DA4BC1"/>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6152"/>
      </w:tblGrid>
      <w:tr w:rsidR="00DA4BC1" w:rsidRPr="00887BFA" w:rsidTr="00EF1D3F">
        <w:tc>
          <w:tcPr>
            <w:tcW w:w="2376" w:type="dxa"/>
            <w:shd w:val="clear" w:color="auto" w:fill="BFBFBF"/>
          </w:tcPr>
          <w:p w:rsidR="00DA4BC1" w:rsidRPr="00887BFA" w:rsidRDefault="00DA4BC1" w:rsidP="002353E1">
            <w:pPr>
              <w:jc w:val="center"/>
              <w:rPr>
                <w:b/>
              </w:rPr>
            </w:pPr>
            <w:r w:rsidRPr="00887BFA">
              <w:rPr>
                <w:rFonts w:hint="eastAsia"/>
                <w:b/>
              </w:rPr>
              <w:t>属性名称</w:t>
            </w:r>
          </w:p>
        </w:tc>
        <w:tc>
          <w:tcPr>
            <w:tcW w:w="6152" w:type="dxa"/>
            <w:shd w:val="clear" w:color="auto" w:fill="BFBFBF"/>
          </w:tcPr>
          <w:p w:rsidR="00DA4BC1" w:rsidRPr="00887BFA" w:rsidRDefault="00DA4BC1" w:rsidP="002353E1">
            <w:pPr>
              <w:jc w:val="center"/>
              <w:rPr>
                <w:b/>
              </w:rPr>
            </w:pPr>
            <w:r w:rsidRPr="00887BFA">
              <w:rPr>
                <w:rFonts w:hint="eastAsia"/>
                <w:b/>
              </w:rPr>
              <w:t>属性说明</w:t>
            </w:r>
          </w:p>
        </w:tc>
      </w:tr>
      <w:tr w:rsidR="00DA4BC1" w:rsidTr="00EF1D3F">
        <w:tc>
          <w:tcPr>
            <w:tcW w:w="2376" w:type="dxa"/>
          </w:tcPr>
          <w:p w:rsidR="00DA4BC1" w:rsidRDefault="00DA4BC1" w:rsidP="002353E1">
            <w:pPr>
              <w:jc w:val="center"/>
            </w:pPr>
            <w:r>
              <w:rPr>
                <w:rFonts w:hint="eastAsia"/>
              </w:rPr>
              <w:t>name</w:t>
            </w:r>
          </w:p>
        </w:tc>
        <w:tc>
          <w:tcPr>
            <w:tcW w:w="6152" w:type="dxa"/>
          </w:tcPr>
          <w:p w:rsidR="00DA4BC1" w:rsidRDefault="00192683" w:rsidP="00C67301">
            <w:pPr>
              <w:jc w:val="left"/>
            </w:pPr>
            <w:r>
              <w:rPr>
                <w:rFonts w:hint="eastAsia"/>
              </w:rPr>
              <w:t>控件的名称，是控件在页中的唯一标识</w:t>
            </w:r>
          </w:p>
        </w:tc>
      </w:tr>
      <w:tr w:rsidR="00192683" w:rsidTr="00EF1D3F">
        <w:tc>
          <w:tcPr>
            <w:tcW w:w="2376" w:type="dxa"/>
          </w:tcPr>
          <w:p w:rsidR="00192683" w:rsidRDefault="00192683" w:rsidP="006A7DDA">
            <w:pPr>
              <w:jc w:val="center"/>
            </w:pPr>
            <w:r>
              <w:rPr>
                <w:rFonts w:hint="eastAsia"/>
              </w:rPr>
              <w:t>x</w:t>
            </w:r>
          </w:p>
        </w:tc>
        <w:tc>
          <w:tcPr>
            <w:tcW w:w="6152" w:type="dxa"/>
          </w:tcPr>
          <w:p w:rsidR="00192683" w:rsidRDefault="00192683" w:rsidP="00C67301">
            <w:pPr>
              <w:jc w:val="left"/>
            </w:pPr>
            <w:r>
              <w:rPr>
                <w:rFonts w:hint="eastAsia"/>
              </w:rPr>
              <w:t>控件相对</w:t>
            </w:r>
            <w:r w:rsidR="00DB0ADB">
              <w:rPr>
                <w:rFonts w:hint="eastAsia"/>
              </w:rPr>
              <w:t>页</w:t>
            </w:r>
            <w:r>
              <w:rPr>
                <w:rFonts w:hint="eastAsia"/>
              </w:rPr>
              <w:t>的横坐标</w:t>
            </w:r>
          </w:p>
        </w:tc>
      </w:tr>
      <w:tr w:rsidR="00192683" w:rsidTr="00EF1D3F">
        <w:tc>
          <w:tcPr>
            <w:tcW w:w="2376" w:type="dxa"/>
          </w:tcPr>
          <w:p w:rsidR="00192683" w:rsidRDefault="00192683" w:rsidP="006A7DDA">
            <w:pPr>
              <w:jc w:val="center"/>
            </w:pPr>
            <w:r>
              <w:rPr>
                <w:rFonts w:hint="eastAsia"/>
              </w:rPr>
              <w:t>y</w:t>
            </w:r>
          </w:p>
        </w:tc>
        <w:tc>
          <w:tcPr>
            <w:tcW w:w="6152" w:type="dxa"/>
          </w:tcPr>
          <w:p w:rsidR="00192683" w:rsidRDefault="00192683" w:rsidP="00C67301">
            <w:pPr>
              <w:jc w:val="left"/>
            </w:pPr>
            <w:r>
              <w:rPr>
                <w:rFonts w:hint="eastAsia"/>
              </w:rPr>
              <w:t>控件相对</w:t>
            </w:r>
            <w:r w:rsidR="00DB0ADB">
              <w:rPr>
                <w:rFonts w:hint="eastAsia"/>
              </w:rPr>
              <w:t>页</w:t>
            </w:r>
            <w:r>
              <w:rPr>
                <w:rFonts w:hint="eastAsia"/>
              </w:rPr>
              <w:t>的纵坐标</w:t>
            </w:r>
          </w:p>
        </w:tc>
      </w:tr>
      <w:tr w:rsidR="00192683" w:rsidTr="00EF1D3F">
        <w:tc>
          <w:tcPr>
            <w:tcW w:w="2376" w:type="dxa"/>
          </w:tcPr>
          <w:p w:rsidR="00192683" w:rsidRDefault="00192683" w:rsidP="006A7DDA">
            <w:pPr>
              <w:jc w:val="center"/>
            </w:pPr>
            <w:r>
              <w:rPr>
                <w:rFonts w:hint="eastAsia"/>
              </w:rPr>
              <w:t>layoutWidth</w:t>
            </w:r>
          </w:p>
        </w:tc>
        <w:tc>
          <w:tcPr>
            <w:tcW w:w="6152" w:type="dxa"/>
          </w:tcPr>
          <w:p w:rsidR="00192683" w:rsidRDefault="00192683" w:rsidP="00C67301">
            <w:r>
              <w:rPr>
                <w:rFonts w:hint="eastAsia"/>
              </w:rPr>
              <w:t>控件的宽度</w:t>
            </w:r>
          </w:p>
        </w:tc>
      </w:tr>
      <w:tr w:rsidR="00192683" w:rsidTr="00EF1D3F">
        <w:tc>
          <w:tcPr>
            <w:tcW w:w="2376" w:type="dxa"/>
          </w:tcPr>
          <w:p w:rsidR="00192683" w:rsidRPr="00E2094E" w:rsidRDefault="00192683" w:rsidP="006A7DDA">
            <w:pPr>
              <w:jc w:val="center"/>
            </w:pPr>
            <w:r>
              <w:rPr>
                <w:rFonts w:hint="eastAsia"/>
              </w:rPr>
              <w:t>layoutHeight</w:t>
            </w:r>
          </w:p>
        </w:tc>
        <w:tc>
          <w:tcPr>
            <w:tcW w:w="6152" w:type="dxa"/>
          </w:tcPr>
          <w:p w:rsidR="00192683" w:rsidRDefault="00192683" w:rsidP="00C67301">
            <w:r>
              <w:rPr>
                <w:rFonts w:hint="eastAsia"/>
              </w:rPr>
              <w:t>控件的高度</w:t>
            </w:r>
          </w:p>
        </w:tc>
      </w:tr>
      <w:tr w:rsidR="00BC2CC2" w:rsidTr="00EF1D3F">
        <w:tc>
          <w:tcPr>
            <w:tcW w:w="2376" w:type="dxa"/>
          </w:tcPr>
          <w:p w:rsidR="00BC2CC2" w:rsidRDefault="00BC2CC2" w:rsidP="002353E1">
            <w:pPr>
              <w:jc w:val="center"/>
            </w:pPr>
            <w:r>
              <w:rPr>
                <w:rFonts w:hint="eastAsia"/>
              </w:rPr>
              <w:t>fgColor</w:t>
            </w:r>
          </w:p>
        </w:tc>
        <w:tc>
          <w:tcPr>
            <w:tcW w:w="6152" w:type="dxa"/>
          </w:tcPr>
          <w:p w:rsidR="00BC2CC2" w:rsidRDefault="00BC2CC2" w:rsidP="004A511A">
            <w:pPr>
              <w:ind w:firstLineChars="16" w:firstLine="34"/>
              <w:jc w:val="left"/>
            </w:pPr>
            <w:r>
              <w:rPr>
                <w:rFonts w:hint="eastAsia"/>
              </w:rPr>
              <w:t>菜单项</w:t>
            </w:r>
            <w:r w:rsidR="0084792D">
              <w:rPr>
                <w:rFonts w:hint="eastAsia"/>
              </w:rPr>
              <w:t>文字</w:t>
            </w:r>
            <w:r>
              <w:rPr>
                <w:rFonts w:hint="eastAsia"/>
              </w:rPr>
              <w:t>的颜色，</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r w:rsidR="00BC2CC2" w:rsidRPr="00677844" w:rsidTr="00EF1D3F">
        <w:trPr>
          <w:trHeight w:val="369"/>
        </w:trPr>
        <w:tc>
          <w:tcPr>
            <w:tcW w:w="2376" w:type="dxa"/>
          </w:tcPr>
          <w:p w:rsidR="00BC2CC2" w:rsidRDefault="00BC2CC2" w:rsidP="00376E29">
            <w:pPr>
              <w:jc w:val="center"/>
            </w:pPr>
            <w:r>
              <w:rPr>
                <w:rFonts w:hint="eastAsia"/>
              </w:rPr>
              <w:t>fontSize</w:t>
            </w:r>
          </w:p>
        </w:tc>
        <w:tc>
          <w:tcPr>
            <w:tcW w:w="6152" w:type="dxa"/>
          </w:tcPr>
          <w:p w:rsidR="0039688F" w:rsidRDefault="0039688F" w:rsidP="0039688F">
            <w:pPr>
              <w:rPr>
                <w:color w:val="000000"/>
              </w:rPr>
            </w:pPr>
            <w:r>
              <w:rPr>
                <w:rFonts w:hint="eastAsia"/>
              </w:rPr>
              <w:t>字符的大小，取值范围</w:t>
            </w:r>
            <w:r w:rsidRPr="000D2286">
              <w:rPr>
                <w:rFonts w:hint="eastAsia"/>
                <w:color w:val="000000"/>
              </w:rPr>
              <w:t>（</w:t>
            </w:r>
            <w:r>
              <w:rPr>
                <w:rFonts w:hint="eastAsia"/>
                <w:color w:val="000000"/>
              </w:rPr>
              <w:t>5</w:t>
            </w:r>
            <w:r w:rsidRPr="000D2286">
              <w:rPr>
                <w:rFonts w:hint="eastAsia"/>
                <w:color w:val="000000"/>
              </w:rPr>
              <w:t>-100</w:t>
            </w:r>
            <w:r w:rsidRPr="000D2286">
              <w:rPr>
                <w:rFonts w:hint="eastAsia"/>
                <w:color w:val="000000"/>
              </w:rPr>
              <w:t>）</w:t>
            </w:r>
            <w:r>
              <w:rPr>
                <w:rFonts w:hint="eastAsia"/>
                <w:color w:val="000000"/>
              </w:rPr>
              <w:t>。</w:t>
            </w:r>
          </w:p>
          <w:p w:rsidR="0039688F" w:rsidRDefault="0039688F" w:rsidP="0039688F">
            <w:r w:rsidRPr="00E25A2E">
              <w:rPr>
                <w:rFonts w:hint="eastAsia"/>
              </w:rPr>
              <w:t>如取值不在此范围内，</w:t>
            </w:r>
            <w:r>
              <w:rPr>
                <w:rFonts w:hint="eastAsia"/>
              </w:rPr>
              <w:t>fontSize</w:t>
            </w:r>
            <w:r>
              <w:rPr>
                <w:rFonts w:hint="eastAsia"/>
              </w:rPr>
              <w:t>默认为</w:t>
            </w:r>
            <w:r>
              <w:rPr>
                <w:rFonts w:hint="eastAsia"/>
              </w:rPr>
              <w:t>5</w:t>
            </w:r>
          </w:p>
          <w:p w:rsidR="00BC2CC2" w:rsidRPr="00677844" w:rsidRDefault="002A0522" w:rsidP="0039688F">
            <w:r>
              <w:rPr>
                <w:rFonts w:hint="eastAsia"/>
              </w:rPr>
              <w:t>如取值</w:t>
            </w:r>
            <w:r>
              <w:rPr>
                <w:rFonts w:hint="eastAsia"/>
              </w:rPr>
              <w:t>fontSize &gt; layoutHeight</w:t>
            </w:r>
            <w:r>
              <w:rPr>
                <w:rFonts w:hint="eastAsia"/>
              </w:rPr>
              <w:t>，将显示不出文字。</w:t>
            </w:r>
          </w:p>
        </w:tc>
      </w:tr>
      <w:tr w:rsidR="00BC2CC2" w:rsidTr="00EF1D3F">
        <w:tc>
          <w:tcPr>
            <w:tcW w:w="2376" w:type="dxa"/>
          </w:tcPr>
          <w:p w:rsidR="00BC2CC2" w:rsidRDefault="00BC2CC2" w:rsidP="002353E1">
            <w:pPr>
              <w:jc w:val="center"/>
            </w:pPr>
            <w:r>
              <w:rPr>
                <w:rFonts w:hint="eastAsia"/>
              </w:rPr>
              <w:t>scrollScale</w:t>
            </w:r>
          </w:p>
        </w:tc>
        <w:tc>
          <w:tcPr>
            <w:tcW w:w="6152" w:type="dxa"/>
          </w:tcPr>
          <w:p w:rsidR="00BC2CC2" w:rsidRDefault="00BC2CC2" w:rsidP="00E67CC0">
            <w:pPr>
              <w:jc w:val="left"/>
            </w:pPr>
            <w:r>
              <w:rPr>
                <w:rFonts w:hint="eastAsia"/>
              </w:rPr>
              <w:t>按上下键单次翻阅菜单的个数</w:t>
            </w:r>
            <w:r w:rsidR="00711EF9">
              <w:rPr>
                <w:rFonts w:hint="eastAsia"/>
              </w:rPr>
              <w:t>,</w:t>
            </w:r>
            <w:r w:rsidR="00711EF9">
              <w:rPr>
                <w:rFonts w:hint="eastAsia"/>
              </w:rPr>
              <w:t>取值范围</w:t>
            </w:r>
            <w:r w:rsidR="00711EF9">
              <w:rPr>
                <w:rFonts w:hint="eastAsia"/>
              </w:rPr>
              <w:t>(0-</w:t>
            </w:r>
            <w:r w:rsidR="004A13ED">
              <w:rPr>
                <w:rFonts w:hint="eastAsia"/>
              </w:rPr>
              <w:t>--</w:t>
            </w:r>
            <w:r w:rsidR="00711EF9">
              <w:rPr>
                <w:rFonts w:hint="eastAsia"/>
              </w:rPr>
              <w:t>菜单项数</w:t>
            </w:r>
            <w:r w:rsidR="006A7DDA">
              <w:rPr>
                <w:rFonts w:hint="eastAsia"/>
              </w:rPr>
              <w:t>)</w:t>
            </w:r>
            <w:r w:rsidR="00711EF9">
              <w:rPr>
                <w:rFonts w:hint="eastAsia"/>
              </w:rPr>
              <w:t>，如超出菜单项数，将默认为</w:t>
            </w:r>
            <w:r w:rsidR="00711EF9">
              <w:rPr>
                <w:rFonts w:hint="eastAsia"/>
              </w:rPr>
              <w:t>0</w:t>
            </w:r>
          </w:p>
        </w:tc>
      </w:tr>
      <w:tr w:rsidR="00BC2CC2" w:rsidTr="00EF1D3F">
        <w:tc>
          <w:tcPr>
            <w:tcW w:w="2376" w:type="dxa"/>
          </w:tcPr>
          <w:p w:rsidR="00BC2CC2" w:rsidRDefault="00BC2CC2" w:rsidP="00E07E70">
            <w:pPr>
              <w:jc w:val="center"/>
            </w:pPr>
            <w:r w:rsidRPr="00837EC9">
              <w:t>tipType</w:t>
            </w:r>
          </w:p>
        </w:tc>
        <w:tc>
          <w:tcPr>
            <w:tcW w:w="6152" w:type="dxa"/>
          </w:tcPr>
          <w:p w:rsidR="00BC2CC2" w:rsidRDefault="00BC2CC2" w:rsidP="00760952">
            <w:r>
              <w:rPr>
                <w:rFonts w:hint="eastAsia"/>
              </w:rPr>
              <w:t>标签类型（文字：</w:t>
            </w:r>
            <w:r>
              <w:rPr>
                <w:rFonts w:hint="eastAsia"/>
              </w:rPr>
              <w:t xml:space="preserve">0    </w:t>
            </w:r>
            <w:r>
              <w:rPr>
                <w:rFonts w:hint="eastAsia"/>
              </w:rPr>
              <w:t>图片：</w:t>
            </w:r>
            <w:r>
              <w:rPr>
                <w:rFonts w:hint="eastAsia"/>
              </w:rPr>
              <w:t>1</w:t>
            </w:r>
            <w:r>
              <w:rPr>
                <w:rFonts w:hint="eastAsia"/>
              </w:rPr>
              <w:t>）</w:t>
            </w:r>
            <w:r w:rsidR="00A161E6">
              <w:rPr>
                <w:rFonts w:hint="eastAsia"/>
              </w:rPr>
              <w:t>，如取值不在范围内，将默认为</w:t>
            </w:r>
            <w:r w:rsidR="00A161E6">
              <w:rPr>
                <w:rFonts w:hint="eastAsia"/>
              </w:rPr>
              <w:t>1</w:t>
            </w:r>
          </w:p>
        </w:tc>
      </w:tr>
      <w:tr w:rsidR="00BC2CC2" w:rsidTr="00EF1D3F">
        <w:tc>
          <w:tcPr>
            <w:tcW w:w="2376" w:type="dxa"/>
          </w:tcPr>
          <w:p w:rsidR="00BC2CC2" w:rsidRPr="00760952" w:rsidRDefault="00BC2CC2" w:rsidP="00E07E70">
            <w:pPr>
              <w:jc w:val="center"/>
            </w:pPr>
            <w:r w:rsidRPr="00760952">
              <w:t>tipColor</w:t>
            </w:r>
          </w:p>
        </w:tc>
        <w:tc>
          <w:tcPr>
            <w:tcW w:w="6152" w:type="dxa"/>
          </w:tcPr>
          <w:p w:rsidR="00BC2CC2" w:rsidRPr="009B3BFA" w:rsidRDefault="00BC2CC2" w:rsidP="004F28F5">
            <w:pPr>
              <w:rPr>
                <w:color w:val="FF0000"/>
              </w:rPr>
            </w:pPr>
            <w:r w:rsidRPr="000A0638">
              <w:rPr>
                <w:rFonts w:hint="eastAsia"/>
              </w:rPr>
              <w:t>菜单标签文字颜色</w:t>
            </w:r>
            <w:r w:rsidR="00742640">
              <w:rPr>
                <w:rFonts w:hint="eastAsia"/>
              </w:rPr>
              <w:t>，</w:t>
            </w:r>
            <w:r w:rsidR="004A511A">
              <w:rPr>
                <w:rFonts w:hint="eastAsia"/>
              </w:rPr>
              <w:t>取值范围（</w:t>
            </w:r>
            <w:r w:rsidR="004A511A">
              <w:rPr>
                <w:rFonts w:hint="eastAsia"/>
              </w:rPr>
              <w:t>0-FFFFFFFF</w:t>
            </w:r>
            <w:r w:rsidR="004A511A">
              <w:rPr>
                <w:rFonts w:hint="eastAsia"/>
              </w:rPr>
              <w:t>，以</w:t>
            </w:r>
            <w:r w:rsidR="004A511A">
              <w:rPr>
                <w:rFonts w:hint="eastAsia"/>
              </w:rPr>
              <w:t>16</w:t>
            </w:r>
            <w:r w:rsidR="004A511A">
              <w:rPr>
                <w:rFonts w:hint="eastAsia"/>
              </w:rPr>
              <w:t>进制数表示。</w:t>
            </w:r>
            <w:r w:rsidR="004A511A" w:rsidRPr="00EE41B4">
              <w:rPr>
                <w:rFonts w:hint="eastAsia"/>
              </w:rPr>
              <w:t>如取值不在此范围内，</w:t>
            </w:r>
            <w:r w:rsidR="004A511A">
              <w:rPr>
                <w:rFonts w:hint="eastAsia"/>
              </w:rPr>
              <w:t>默认为：</w:t>
            </w:r>
            <w:r w:rsidR="004A511A">
              <w:rPr>
                <w:rFonts w:hint="eastAsia"/>
              </w:rPr>
              <w:t>"#00000000")</w:t>
            </w:r>
          </w:p>
        </w:tc>
      </w:tr>
      <w:tr w:rsidR="00BC2CC2" w:rsidTr="00EF1D3F">
        <w:tc>
          <w:tcPr>
            <w:tcW w:w="2376" w:type="dxa"/>
          </w:tcPr>
          <w:p w:rsidR="00BC2CC2" w:rsidRPr="003F631B" w:rsidRDefault="00BC2CC2" w:rsidP="003F631B">
            <w:pPr>
              <w:autoSpaceDE w:val="0"/>
              <w:autoSpaceDN w:val="0"/>
              <w:adjustRightInd w:val="0"/>
              <w:jc w:val="center"/>
              <w:rPr>
                <w:rFonts w:ascii="NSimSun" w:hAnsi="NSimSun" w:cs="NSimSun"/>
                <w:color w:val="A31515"/>
                <w:kern w:val="0"/>
                <w:sz w:val="19"/>
                <w:szCs w:val="19"/>
              </w:rPr>
            </w:pPr>
            <w:r w:rsidRPr="003F631B">
              <w:t>lineHeight</w:t>
            </w:r>
          </w:p>
        </w:tc>
        <w:tc>
          <w:tcPr>
            <w:tcW w:w="6152" w:type="dxa"/>
          </w:tcPr>
          <w:p w:rsidR="00BC2CC2" w:rsidRDefault="00BC2CC2" w:rsidP="00C67301">
            <w:r>
              <w:rPr>
                <w:rFonts w:hint="eastAsia"/>
              </w:rPr>
              <w:t>列间距（像素点）</w:t>
            </w:r>
          </w:p>
        </w:tc>
      </w:tr>
      <w:tr w:rsidR="00BC2CC2" w:rsidTr="00EF1D3F">
        <w:tc>
          <w:tcPr>
            <w:tcW w:w="2376" w:type="dxa"/>
          </w:tcPr>
          <w:p w:rsidR="00BC2CC2" w:rsidRDefault="00BC2CC2" w:rsidP="003F631B">
            <w:pPr>
              <w:autoSpaceDE w:val="0"/>
              <w:autoSpaceDN w:val="0"/>
              <w:adjustRightInd w:val="0"/>
              <w:jc w:val="center"/>
            </w:pPr>
            <w:r w:rsidRPr="003F631B">
              <w:t>lineSpace</w:t>
            </w:r>
          </w:p>
        </w:tc>
        <w:tc>
          <w:tcPr>
            <w:tcW w:w="6152" w:type="dxa"/>
          </w:tcPr>
          <w:p w:rsidR="00BC2CC2" w:rsidRDefault="00BC2CC2" w:rsidP="00C67301">
            <w:r>
              <w:rPr>
                <w:rFonts w:hint="eastAsia"/>
              </w:rPr>
              <w:t>行间距（像素点）</w:t>
            </w:r>
          </w:p>
        </w:tc>
      </w:tr>
      <w:tr w:rsidR="00BC2CC2" w:rsidTr="00EF1D3F">
        <w:tc>
          <w:tcPr>
            <w:tcW w:w="2376" w:type="dxa"/>
          </w:tcPr>
          <w:p w:rsidR="00BC2CC2" w:rsidRPr="00A94495" w:rsidRDefault="00BC2CC2" w:rsidP="00E07E70">
            <w:pPr>
              <w:jc w:val="center"/>
              <w:rPr>
                <w:b/>
              </w:rPr>
            </w:pPr>
            <w:r>
              <w:rPr>
                <w:rFonts w:hint="eastAsia"/>
              </w:rPr>
              <w:t>numRows</w:t>
            </w:r>
          </w:p>
        </w:tc>
        <w:tc>
          <w:tcPr>
            <w:tcW w:w="6152" w:type="dxa"/>
          </w:tcPr>
          <w:p w:rsidR="00442122" w:rsidRPr="00DF3860" w:rsidRDefault="00BC2CC2" w:rsidP="00E07E70">
            <w:r>
              <w:rPr>
                <w:rFonts w:hint="eastAsia"/>
              </w:rPr>
              <w:t>菜单行数布局（菜单项实际个数超过行列布局总数时，需要翻页显示，显示时，须按照原布局要求显示）</w:t>
            </w:r>
            <w:r w:rsidR="003A74A9">
              <w:rPr>
                <w:rFonts w:hint="eastAsia"/>
              </w:rPr>
              <w:t>默认为：</w:t>
            </w:r>
            <w:r w:rsidR="00673007">
              <w:rPr>
                <w:rFonts w:hint="eastAsia"/>
              </w:rPr>
              <w:t>1</w:t>
            </w:r>
          </w:p>
        </w:tc>
      </w:tr>
      <w:tr w:rsidR="00BC2CC2" w:rsidTr="00EF1D3F">
        <w:tc>
          <w:tcPr>
            <w:tcW w:w="2376" w:type="dxa"/>
          </w:tcPr>
          <w:p w:rsidR="00BC2CC2" w:rsidRDefault="00BC2CC2" w:rsidP="00E07E70">
            <w:pPr>
              <w:jc w:val="center"/>
            </w:pPr>
            <w:r>
              <w:rPr>
                <w:rFonts w:hint="eastAsia"/>
              </w:rPr>
              <w:t>numColumns</w:t>
            </w:r>
          </w:p>
        </w:tc>
        <w:tc>
          <w:tcPr>
            <w:tcW w:w="6152" w:type="dxa"/>
          </w:tcPr>
          <w:p w:rsidR="003A74A9" w:rsidRDefault="00BC2CC2" w:rsidP="00E07E70">
            <w:r>
              <w:rPr>
                <w:rFonts w:hint="eastAsia"/>
              </w:rPr>
              <w:t>菜单列数</w:t>
            </w:r>
            <w:r w:rsidR="00C67301">
              <w:rPr>
                <w:rFonts w:hint="eastAsia"/>
              </w:rPr>
              <w:t>，</w:t>
            </w:r>
            <w:r w:rsidR="003A74A9">
              <w:rPr>
                <w:rFonts w:hint="eastAsia"/>
              </w:rPr>
              <w:t>默认为：</w:t>
            </w:r>
            <w:r w:rsidR="00673007">
              <w:rPr>
                <w:rFonts w:hint="eastAsia"/>
              </w:rPr>
              <w:t>1</w:t>
            </w:r>
          </w:p>
        </w:tc>
      </w:tr>
      <w:tr w:rsidR="00EA0A89" w:rsidTr="00EF1D3F">
        <w:tc>
          <w:tcPr>
            <w:tcW w:w="2376" w:type="dxa"/>
          </w:tcPr>
          <w:p w:rsidR="00EA0A89" w:rsidRDefault="00EA0A89" w:rsidP="001F7924">
            <w:pPr>
              <w:jc w:val="center"/>
            </w:pPr>
            <w:r w:rsidRPr="00EA0A89">
              <w:rPr>
                <w:rFonts w:hint="eastAsia"/>
              </w:rPr>
              <w:t>textAlign</w:t>
            </w:r>
          </w:p>
        </w:tc>
        <w:tc>
          <w:tcPr>
            <w:tcW w:w="6152" w:type="dxa"/>
          </w:tcPr>
          <w:p w:rsidR="00EA0A89" w:rsidRDefault="00EA0A89" w:rsidP="001F7924">
            <w:pPr>
              <w:jc w:val="left"/>
            </w:pPr>
            <w:r>
              <w:rPr>
                <w:rFonts w:hint="eastAsia"/>
              </w:rPr>
              <w:t>字符在控件中的对齐方式，取值为：</w:t>
            </w:r>
          </w:p>
          <w:p w:rsidR="00EA0A89" w:rsidRDefault="00EA0A89" w:rsidP="001F7924">
            <w:pPr>
              <w:jc w:val="left"/>
            </w:pPr>
            <w:r>
              <w:rPr>
                <w:rFonts w:hint="eastAsia"/>
              </w:rPr>
              <w:t xml:space="preserve">( </w:t>
            </w:r>
            <w:r>
              <w:rPr>
                <w:rFonts w:hint="eastAsia"/>
              </w:rPr>
              <w:t>左上－</w:t>
            </w:r>
            <w:r>
              <w:rPr>
                <w:rFonts w:hint="eastAsia"/>
              </w:rPr>
              <w:t>"TOP_LEFT"</w:t>
            </w:r>
            <w:r>
              <w:rPr>
                <w:rFonts w:hint="eastAsia"/>
              </w:rPr>
              <w:t>、</w:t>
            </w:r>
            <w:r>
              <w:rPr>
                <w:rFonts w:hint="eastAsia"/>
              </w:rPr>
              <w:t xml:space="preserve">        </w:t>
            </w:r>
            <w:r>
              <w:rPr>
                <w:rFonts w:hint="eastAsia"/>
              </w:rPr>
              <w:t>中上－</w:t>
            </w:r>
            <w:r>
              <w:rPr>
                <w:rFonts w:hint="eastAsia"/>
              </w:rPr>
              <w:t>"TOP_CENTER"</w:t>
            </w:r>
            <w:r>
              <w:rPr>
                <w:rFonts w:hint="eastAsia"/>
              </w:rPr>
              <w:t>、</w:t>
            </w:r>
          </w:p>
          <w:p w:rsidR="00EA0A89" w:rsidRDefault="00EA0A89" w:rsidP="001F7924">
            <w:pPr>
              <w:jc w:val="left"/>
            </w:pPr>
            <w:r>
              <w:rPr>
                <w:rFonts w:hint="eastAsia"/>
              </w:rPr>
              <w:t xml:space="preserve"> </w:t>
            </w:r>
            <w:r>
              <w:rPr>
                <w:rFonts w:hint="eastAsia"/>
              </w:rPr>
              <w:t>右上－</w:t>
            </w:r>
            <w:r>
              <w:rPr>
                <w:rFonts w:hint="eastAsia"/>
              </w:rPr>
              <w:t>"TOP_RIGHT"</w:t>
            </w:r>
            <w:r>
              <w:rPr>
                <w:rFonts w:hint="eastAsia"/>
              </w:rPr>
              <w:t>、</w:t>
            </w:r>
            <w:r>
              <w:rPr>
                <w:rFonts w:hint="eastAsia"/>
              </w:rPr>
              <w:t xml:space="preserve">       </w:t>
            </w:r>
            <w:r>
              <w:rPr>
                <w:rFonts w:hint="eastAsia"/>
              </w:rPr>
              <w:t>左中－</w:t>
            </w:r>
            <w:r>
              <w:rPr>
                <w:rFonts w:hint="eastAsia"/>
              </w:rPr>
              <w:t>"CENTER_LEFT"</w:t>
            </w:r>
            <w:r>
              <w:rPr>
                <w:rFonts w:hint="eastAsia"/>
              </w:rPr>
              <w:t>、</w:t>
            </w:r>
            <w:r>
              <w:rPr>
                <w:rFonts w:hint="eastAsia"/>
              </w:rPr>
              <w:t xml:space="preserve"> </w:t>
            </w:r>
          </w:p>
          <w:p w:rsidR="00EA0A89" w:rsidRDefault="00EA0A89" w:rsidP="001F7924">
            <w:pPr>
              <w:jc w:val="left"/>
            </w:pPr>
            <w:r>
              <w:rPr>
                <w:rFonts w:hint="eastAsia"/>
              </w:rPr>
              <w:t xml:space="preserve"> </w:t>
            </w:r>
            <w:r>
              <w:rPr>
                <w:rFonts w:hint="eastAsia"/>
              </w:rPr>
              <w:t>居中－</w:t>
            </w:r>
            <w:r>
              <w:rPr>
                <w:rFonts w:hint="eastAsia"/>
              </w:rPr>
              <w:t>"CENTER_CENTER"</w:t>
            </w:r>
            <w:r>
              <w:rPr>
                <w:rFonts w:hint="eastAsia"/>
              </w:rPr>
              <w:t>、右中－</w:t>
            </w:r>
            <w:r>
              <w:rPr>
                <w:rFonts w:hint="eastAsia"/>
              </w:rPr>
              <w:t>"CENTER_RIGHT"</w:t>
            </w:r>
            <w:r>
              <w:rPr>
                <w:rFonts w:hint="eastAsia"/>
              </w:rPr>
              <w:t>、</w:t>
            </w:r>
            <w:r>
              <w:rPr>
                <w:rFonts w:hint="eastAsia"/>
              </w:rPr>
              <w:t xml:space="preserve"> </w:t>
            </w:r>
          </w:p>
          <w:p w:rsidR="00EA0A89" w:rsidRDefault="00EA0A89" w:rsidP="001F7924">
            <w:pPr>
              <w:jc w:val="left"/>
            </w:pPr>
            <w:r>
              <w:rPr>
                <w:rFonts w:hint="eastAsia"/>
              </w:rPr>
              <w:t xml:space="preserve"> </w:t>
            </w:r>
            <w:r>
              <w:rPr>
                <w:rFonts w:hint="eastAsia"/>
              </w:rPr>
              <w:t>左下－</w:t>
            </w:r>
            <w:r>
              <w:rPr>
                <w:rFonts w:hint="eastAsia"/>
              </w:rPr>
              <w:t>"BOTTOM_LEFT"</w:t>
            </w:r>
            <w:r>
              <w:rPr>
                <w:rFonts w:hint="eastAsia"/>
              </w:rPr>
              <w:t>、</w:t>
            </w:r>
            <w:r>
              <w:rPr>
                <w:rFonts w:hint="eastAsia"/>
              </w:rPr>
              <w:t xml:space="preserve">    </w:t>
            </w:r>
            <w:r>
              <w:rPr>
                <w:rFonts w:hint="eastAsia"/>
              </w:rPr>
              <w:t>中下－</w:t>
            </w:r>
            <w:r>
              <w:rPr>
                <w:rFonts w:hint="eastAsia"/>
              </w:rPr>
              <w:t>"BOTTOM_CENTER"</w:t>
            </w:r>
            <w:r>
              <w:rPr>
                <w:rFonts w:hint="eastAsia"/>
              </w:rPr>
              <w:t>、</w:t>
            </w:r>
            <w:r>
              <w:rPr>
                <w:rFonts w:hint="eastAsia"/>
              </w:rPr>
              <w:t xml:space="preserve">   </w:t>
            </w:r>
            <w:r>
              <w:rPr>
                <w:rFonts w:hint="eastAsia"/>
              </w:rPr>
              <w:t>右下－</w:t>
            </w:r>
            <w:r>
              <w:rPr>
                <w:rFonts w:hint="eastAsia"/>
              </w:rPr>
              <w:t>"BOTTOM_RIGHT"</w:t>
            </w:r>
            <w:r>
              <w:rPr>
                <w:rFonts w:hint="eastAsia"/>
              </w:rPr>
              <w:t>）</w:t>
            </w:r>
          </w:p>
          <w:p w:rsidR="00EA0A89" w:rsidRDefault="00EA0A89" w:rsidP="001F7924">
            <w:pPr>
              <w:jc w:val="left"/>
            </w:pPr>
            <w:r w:rsidRPr="00E25A2E">
              <w:rPr>
                <w:rFonts w:hint="eastAsia"/>
              </w:rPr>
              <w:t>如取值不在此范围内</w:t>
            </w:r>
            <w:r>
              <w:rPr>
                <w:rFonts w:hint="eastAsia"/>
              </w:rPr>
              <w:t>，将默认为</w:t>
            </w:r>
            <w:r>
              <w:rPr>
                <w:rFonts w:hint="eastAsia"/>
              </w:rPr>
              <w:t>CENTER_CENTER</w:t>
            </w:r>
            <w:r>
              <w:rPr>
                <w:rFonts w:hint="eastAsia"/>
              </w:rPr>
              <w:t>。</w:t>
            </w:r>
            <w:r w:rsidR="00EF7EC5">
              <w:rPr>
                <w:rFonts w:hint="eastAsia"/>
              </w:rPr>
              <w:t>只有菜单列数</w:t>
            </w:r>
            <w:r w:rsidR="00EF7EC5">
              <w:rPr>
                <w:rFonts w:hint="eastAsia"/>
              </w:rPr>
              <w:t>numColumns=1</w:t>
            </w:r>
            <w:r w:rsidR="00EF7EC5">
              <w:rPr>
                <w:rFonts w:hint="eastAsia"/>
              </w:rPr>
              <w:t>时，该值设置有效</w:t>
            </w:r>
          </w:p>
        </w:tc>
      </w:tr>
    </w:tbl>
    <w:p w:rsidR="00DA4BC1" w:rsidRDefault="00DA4BC1" w:rsidP="00DA4BC1"/>
    <w:p w:rsidR="00DA4BC1" w:rsidRDefault="00B1656A" w:rsidP="00DA4BC1">
      <w:r w:rsidRPr="00B1656A">
        <w:rPr>
          <w:rFonts w:hint="eastAsia"/>
        </w:rPr>
        <w:t>显示示例：</w:t>
      </w:r>
    </w:p>
    <w:p w:rsidR="00B1656A" w:rsidRPr="00B1656A" w:rsidRDefault="00FE3CF5" w:rsidP="00DA4BC1">
      <w:r>
        <w:lastRenderedPageBreak/>
        <w:pict>
          <v:shape id="_x0000_i1034" type="#_x0000_t75" style="width:177pt;height:141pt">
            <v:imagedata r:id="rId21" o:title=""/>
          </v:shape>
        </w:pict>
      </w:r>
    </w:p>
    <w:p w:rsidR="00DA4BC1" w:rsidRDefault="008A71D3" w:rsidP="008A71D3">
      <w:pPr>
        <w:pStyle w:val="3"/>
        <w:numPr>
          <w:ilvl w:val="0"/>
          <w:numId w:val="0"/>
        </w:numPr>
        <w:ind w:left="284"/>
      </w:pPr>
      <w:bookmarkStart w:id="26" w:name="_Toc449080448"/>
      <w:r>
        <w:rPr>
          <w:rFonts w:hint="eastAsia"/>
        </w:rPr>
        <w:t>4.2.6</w:t>
      </w:r>
      <w:r w:rsidR="00DA4BC1">
        <w:rPr>
          <w:rFonts w:hint="eastAsia"/>
        </w:rPr>
        <w:t>签名板（</w:t>
      </w:r>
      <w:r w:rsidR="00DA4BC1">
        <w:rPr>
          <w:rFonts w:hint="eastAsia"/>
        </w:rPr>
        <w:t>SignatureBoard)</w:t>
      </w:r>
      <w:bookmarkEnd w:id="26"/>
    </w:p>
    <w:p w:rsidR="00DA4BC1" w:rsidRDefault="00DA4BC1" w:rsidP="00DA4BC1">
      <w:r>
        <w:rPr>
          <w:rFonts w:hint="eastAsia"/>
        </w:rPr>
        <w:tab/>
      </w:r>
      <w:r>
        <w:rPr>
          <w:rFonts w:hint="eastAsia"/>
        </w:rPr>
        <w:t>签名板控件主要用于完成绘制或可选择性地输出用户在触摸屏上划过的轨迹。以下是签名板控件的属性和行为：</w:t>
      </w:r>
    </w:p>
    <w:p w:rsidR="00DA4BC1" w:rsidRDefault="00DA4BC1" w:rsidP="00DA4BC1"/>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2"/>
        <w:gridCol w:w="6076"/>
      </w:tblGrid>
      <w:tr w:rsidR="00DA4BC1" w:rsidRPr="00887BFA" w:rsidTr="00760952">
        <w:tc>
          <w:tcPr>
            <w:tcW w:w="2452" w:type="dxa"/>
            <w:shd w:val="clear" w:color="auto" w:fill="BFBFBF"/>
          </w:tcPr>
          <w:p w:rsidR="00DA4BC1" w:rsidRPr="00887BFA" w:rsidRDefault="00DA4BC1" w:rsidP="002353E1">
            <w:pPr>
              <w:jc w:val="center"/>
              <w:rPr>
                <w:b/>
              </w:rPr>
            </w:pPr>
            <w:r w:rsidRPr="00887BFA">
              <w:rPr>
                <w:rFonts w:hint="eastAsia"/>
                <w:b/>
              </w:rPr>
              <w:t>属性名称</w:t>
            </w:r>
          </w:p>
        </w:tc>
        <w:tc>
          <w:tcPr>
            <w:tcW w:w="6076" w:type="dxa"/>
            <w:shd w:val="clear" w:color="auto" w:fill="BFBFBF"/>
          </w:tcPr>
          <w:p w:rsidR="00DA4BC1" w:rsidRPr="00887BFA" w:rsidRDefault="00DA4BC1" w:rsidP="002353E1">
            <w:pPr>
              <w:jc w:val="center"/>
              <w:rPr>
                <w:b/>
              </w:rPr>
            </w:pPr>
            <w:r w:rsidRPr="00887BFA">
              <w:rPr>
                <w:rFonts w:hint="eastAsia"/>
                <w:b/>
              </w:rPr>
              <w:t>属性说明</w:t>
            </w:r>
          </w:p>
        </w:tc>
      </w:tr>
      <w:tr w:rsidR="004502F2" w:rsidTr="00760952">
        <w:tc>
          <w:tcPr>
            <w:tcW w:w="2452" w:type="dxa"/>
          </w:tcPr>
          <w:p w:rsidR="004502F2" w:rsidRDefault="004502F2" w:rsidP="00D27526">
            <w:pPr>
              <w:jc w:val="center"/>
            </w:pPr>
            <w:r>
              <w:rPr>
                <w:rFonts w:hint="eastAsia"/>
              </w:rPr>
              <w:t>name</w:t>
            </w:r>
          </w:p>
        </w:tc>
        <w:tc>
          <w:tcPr>
            <w:tcW w:w="6076" w:type="dxa"/>
          </w:tcPr>
          <w:p w:rsidR="004502F2" w:rsidRDefault="004502F2" w:rsidP="00C67301">
            <w:pPr>
              <w:jc w:val="left"/>
            </w:pPr>
            <w:r>
              <w:rPr>
                <w:rFonts w:hint="eastAsia"/>
              </w:rPr>
              <w:t>控件的名称，是控件在页中的唯一标识</w:t>
            </w:r>
          </w:p>
        </w:tc>
      </w:tr>
      <w:tr w:rsidR="004502F2" w:rsidTr="00760952">
        <w:tc>
          <w:tcPr>
            <w:tcW w:w="2452" w:type="dxa"/>
          </w:tcPr>
          <w:p w:rsidR="004502F2" w:rsidRDefault="004502F2" w:rsidP="00D27526">
            <w:pPr>
              <w:jc w:val="center"/>
            </w:pPr>
            <w:r>
              <w:rPr>
                <w:rFonts w:hint="eastAsia"/>
              </w:rPr>
              <w:t>x</w:t>
            </w:r>
          </w:p>
        </w:tc>
        <w:tc>
          <w:tcPr>
            <w:tcW w:w="6076" w:type="dxa"/>
          </w:tcPr>
          <w:p w:rsidR="004502F2" w:rsidRDefault="004502F2" w:rsidP="00C67301">
            <w:pPr>
              <w:jc w:val="left"/>
            </w:pPr>
            <w:r>
              <w:rPr>
                <w:rFonts w:hint="eastAsia"/>
              </w:rPr>
              <w:t>控件相对</w:t>
            </w:r>
            <w:r w:rsidR="00DB0ADB">
              <w:rPr>
                <w:rFonts w:hint="eastAsia"/>
              </w:rPr>
              <w:t>页</w:t>
            </w:r>
            <w:r>
              <w:rPr>
                <w:rFonts w:hint="eastAsia"/>
              </w:rPr>
              <w:t>的横坐标</w:t>
            </w:r>
          </w:p>
        </w:tc>
      </w:tr>
      <w:tr w:rsidR="004502F2" w:rsidTr="00760952">
        <w:tc>
          <w:tcPr>
            <w:tcW w:w="2452" w:type="dxa"/>
          </w:tcPr>
          <w:p w:rsidR="004502F2" w:rsidRDefault="004502F2" w:rsidP="00D27526">
            <w:pPr>
              <w:jc w:val="center"/>
            </w:pPr>
            <w:r>
              <w:rPr>
                <w:rFonts w:hint="eastAsia"/>
              </w:rPr>
              <w:t>y</w:t>
            </w:r>
          </w:p>
        </w:tc>
        <w:tc>
          <w:tcPr>
            <w:tcW w:w="6076" w:type="dxa"/>
          </w:tcPr>
          <w:p w:rsidR="004502F2" w:rsidRDefault="004502F2" w:rsidP="00C67301">
            <w:pPr>
              <w:jc w:val="left"/>
            </w:pPr>
            <w:r>
              <w:rPr>
                <w:rFonts w:hint="eastAsia"/>
              </w:rPr>
              <w:t>控件相对</w:t>
            </w:r>
            <w:r w:rsidR="00DB0ADB">
              <w:rPr>
                <w:rFonts w:hint="eastAsia"/>
              </w:rPr>
              <w:t>页</w:t>
            </w:r>
            <w:r>
              <w:rPr>
                <w:rFonts w:hint="eastAsia"/>
              </w:rPr>
              <w:t>的纵坐标</w:t>
            </w:r>
          </w:p>
        </w:tc>
      </w:tr>
      <w:tr w:rsidR="004502F2" w:rsidTr="00760952">
        <w:tc>
          <w:tcPr>
            <w:tcW w:w="2452" w:type="dxa"/>
          </w:tcPr>
          <w:p w:rsidR="004502F2" w:rsidRDefault="004502F2" w:rsidP="00D27526">
            <w:pPr>
              <w:jc w:val="center"/>
            </w:pPr>
            <w:r>
              <w:rPr>
                <w:rFonts w:hint="eastAsia"/>
              </w:rPr>
              <w:t>layoutWidth</w:t>
            </w:r>
          </w:p>
        </w:tc>
        <w:tc>
          <w:tcPr>
            <w:tcW w:w="6076" w:type="dxa"/>
          </w:tcPr>
          <w:p w:rsidR="004502F2" w:rsidRDefault="004502F2" w:rsidP="00C67301">
            <w:r>
              <w:rPr>
                <w:rFonts w:hint="eastAsia"/>
              </w:rPr>
              <w:t>控件的宽度</w:t>
            </w:r>
          </w:p>
        </w:tc>
      </w:tr>
      <w:tr w:rsidR="004502F2" w:rsidTr="00760952">
        <w:tc>
          <w:tcPr>
            <w:tcW w:w="2452" w:type="dxa"/>
          </w:tcPr>
          <w:p w:rsidR="004502F2" w:rsidRPr="00E2094E" w:rsidRDefault="004502F2" w:rsidP="00D27526">
            <w:pPr>
              <w:jc w:val="center"/>
            </w:pPr>
            <w:r>
              <w:rPr>
                <w:rFonts w:hint="eastAsia"/>
              </w:rPr>
              <w:t>layoutHeight</w:t>
            </w:r>
          </w:p>
        </w:tc>
        <w:tc>
          <w:tcPr>
            <w:tcW w:w="6076" w:type="dxa"/>
          </w:tcPr>
          <w:p w:rsidR="004502F2" w:rsidRDefault="004502F2" w:rsidP="00C67301">
            <w:r>
              <w:rPr>
                <w:rFonts w:hint="eastAsia"/>
              </w:rPr>
              <w:t>控件的高度</w:t>
            </w:r>
          </w:p>
        </w:tc>
      </w:tr>
      <w:tr w:rsidR="004502F2" w:rsidTr="00760952">
        <w:tc>
          <w:tcPr>
            <w:tcW w:w="2452" w:type="dxa"/>
          </w:tcPr>
          <w:p w:rsidR="004502F2" w:rsidRDefault="004502F2" w:rsidP="004502F2">
            <w:pPr>
              <w:jc w:val="center"/>
            </w:pPr>
            <w:r>
              <w:t>bgColor</w:t>
            </w:r>
          </w:p>
        </w:tc>
        <w:tc>
          <w:tcPr>
            <w:tcW w:w="6076" w:type="dxa"/>
          </w:tcPr>
          <w:p w:rsidR="004502F2" w:rsidRDefault="004502F2" w:rsidP="006065EE">
            <w:r>
              <w:rPr>
                <w:rFonts w:hint="eastAsia"/>
              </w:rPr>
              <w:t>背景色</w:t>
            </w:r>
            <w:r w:rsidR="00742640">
              <w:rPr>
                <w:rFonts w:hint="eastAsia"/>
              </w:rPr>
              <w:t>，</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r w:rsidR="00CB32CE" w:rsidTr="00760952">
        <w:tc>
          <w:tcPr>
            <w:tcW w:w="2452" w:type="dxa"/>
          </w:tcPr>
          <w:p w:rsidR="00CB32CE" w:rsidRPr="00CB32CE" w:rsidRDefault="00CB32CE" w:rsidP="004502F2">
            <w:pPr>
              <w:jc w:val="center"/>
              <w:rPr>
                <w:color w:val="9BBB59" w:themeColor="accent3"/>
              </w:rPr>
            </w:pPr>
            <w:r w:rsidRPr="00F30C21">
              <w:rPr>
                <w:color w:val="00B050"/>
              </w:rPr>
              <w:t>SnapShotName</w:t>
            </w:r>
          </w:p>
        </w:tc>
        <w:tc>
          <w:tcPr>
            <w:tcW w:w="6076" w:type="dxa"/>
          </w:tcPr>
          <w:p w:rsidR="00CB32CE" w:rsidRDefault="00CB32CE" w:rsidP="006065EE">
            <w:r>
              <w:rPr>
                <w:rFonts w:hint="eastAsia"/>
              </w:rPr>
              <w:t>生成的文件名</w:t>
            </w:r>
          </w:p>
        </w:tc>
      </w:tr>
      <w:tr w:rsidR="004502F2" w:rsidTr="00760952">
        <w:tc>
          <w:tcPr>
            <w:tcW w:w="2452" w:type="dxa"/>
          </w:tcPr>
          <w:p w:rsidR="004502F2" w:rsidRDefault="004502F2" w:rsidP="004502F2">
            <w:pPr>
              <w:jc w:val="center"/>
            </w:pPr>
            <w:r>
              <w:t>brushColor</w:t>
            </w:r>
          </w:p>
        </w:tc>
        <w:tc>
          <w:tcPr>
            <w:tcW w:w="6076" w:type="dxa"/>
          </w:tcPr>
          <w:p w:rsidR="004502F2" w:rsidRDefault="004502F2" w:rsidP="00C71DC5">
            <w:r>
              <w:rPr>
                <w:rFonts w:hint="eastAsia"/>
              </w:rPr>
              <w:t>画笔颜色</w:t>
            </w:r>
            <w:r w:rsidR="00742640">
              <w:rPr>
                <w:rFonts w:hint="eastAsia"/>
              </w:rPr>
              <w:t>，</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r w:rsidR="004502F2" w:rsidTr="00760952">
        <w:tc>
          <w:tcPr>
            <w:tcW w:w="2452" w:type="dxa"/>
          </w:tcPr>
          <w:p w:rsidR="004502F2" w:rsidRPr="004502F2" w:rsidRDefault="004502F2" w:rsidP="00742640">
            <w:pPr>
              <w:jc w:val="center"/>
            </w:pPr>
            <w:r>
              <w:t>brushWidth</w:t>
            </w:r>
          </w:p>
        </w:tc>
        <w:tc>
          <w:tcPr>
            <w:tcW w:w="6076" w:type="dxa"/>
          </w:tcPr>
          <w:p w:rsidR="00742640" w:rsidRDefault="004502F2" w:rsidP="00E07E70">
            <w:r>
              <w:rPr>
                <w:rFonts w:hint="eastAsia"/>
              </w:rPr>
              <w:t>画笔宽度</w:t>
            </w:r>
            <w:r w:rsidR="00742640">
              <w:rPr>
                <w:rFonts w:hint="eastAsia"/>
              </w:rPr>
              <w:t>：</w:t>
            </w:r>
          </w:p>
          <w:p w:rsidR="00742640" w:rsidRPr="00742640" w:rsidRDefault="004E6044" w:rsidP="00E07E70">
            <w:r>
              <w:rPr>
                <w:rFonts w:hint="eastAsia"/>
              </w:rPr>
              <w:t>1</w:t>
            </w:r>
            <w:r w:rsidR="00742640">
              <w:rPr>
                <w:rFonts w:hint="eastAsia"/>
              </w:rPr>
              <w:t>:</w:t>
            </w:r>
            <w:r w:rsidR="00742640">
              <w:rPr>
                <w:rFonts w:hint="eastAsia"/>
              </w:rPr>
              <w:t>粗</w:t>
            </w:r>
          </w:p>
          <w:p w:rsidR="00742640" w:rsidRPr="00742640" w:rsidRDefault="004E6044" w:rsidP="00E07E70">
            <w:r>
              <w:rPr>
                <w:rFonts w:hint="eastAsia"/>
              </w:rPr>
              <w:t>2</w:t>
            </w:r>
            <w:r w:rsidR="00742640">
              <w:rPr>
                <w:rFonts w:hint="eastAsia"/>
              </w:rPr>
              <w:t>:</w:t>
            </w:r>
            <w:r w:rsidR="00742640">
              <w:rPr>
                <w:rFonts w:hint="eastAsia"/>
              </w:rPr>
              <w:t>正常</w:t>
            </w:r>
          </w:p>
          <w:p w:rsidR="004502F2" w:rsidRDefault="004E6044" w:rsidP="00742640">
            <w:r>
              <w:rPr>
                <w:rFonts w:hint="eastAsia"/>
              </w:rPr>
              <w:t>3</w:t>
            </w:r>
            <w:r w:rsidR="00742640">
              <w:rPr>
                <w:rFonts w:hint="eastAsia"/>
              </w:rPr>
              <w:t>:</w:t>
            </w:r>
            <w:r w:rsidR="00742640">
              <w:rPr>
                <w:rFonts w:hint="eastAsia"/>
              </w:rPr>
              <w:t>细</w:t>
            </w:r>
          </w:p>
          <w:p w:rsidR="00742640" w:rsidRDefault="00742640" w:rsidP="004E6044">
            <w:r>
              <w:rPr>
                <w:rFonts w:hint="eastAsia"/>
              </w:rPr>
              <w:t>如不在取值范围内，将默认为</w:t>
            </w:r>
            <w:r w:rsidR="00CC02B5">
              <w:rPr>
                <w:rFonts w:hint="eastAsia"/>
              </w:rPr>
              <w:t>2</w:t>
            </w:r>
          </w:p>
        </w:tc>
      </w:tr>
      <w:tr w:rsidR="00760952" w:rsidTr="00760952">
        <w:tc>
          <w:tcPr>
            <w:tcW w:w="2452" w:type="dxa"/>
          </w:tcPr>
          <w:p w:rsidR="00760952" w:rsidRDefault="00760952" w:rsidP="00E07E70">
            <w:pPr>
              <w:jc w:val="center"/>
            </w:pPr>
            <w:r>
              <w:t>outputEnabled</w:t>
            </w:r>
          </w:p>
        </w:tc>
        <w:tc>
          <w:tcPr>
            <w:tcW w:w="6076" w:type="dxa"/>
          </w:tcPr>
          <w:p w:rsidR="00760952" w:rsidRDefault="00760952" w:rsidP="00E07E70">
            <w:r>
              <w:rPr>
                <w:rFonts w:hint="eastAsia"/>
              </w:rPr>
              <w:t>是否将手写轨迹输出（</w:t>
            </w:r>
            <w:r w:rsidRPr="00742640">
              <w:rPr>
                <w:rFonts w:hint="eastAsia"/>
              </w:rPr>
              <w:t>TRUE|</w:t>
            </w:r>
            <w:r w:rsidRPr="00742640">
              <w:t xml:space="preserve"> FALSE</w:t>
            </w:r>
            <w:r w:rsidRPr="00742640">
              <w:rPr>
                <w:rFonts w:hint="eastAsia"/>
              </w:rPr>
              <w:t>，</w:t>
            </w:r>
            <w:r w:rsidR="00742640">
              <w:rPr>
                <w:rFonts w:hint="eastAsia"/>
              </w:rPr>
              <w:t>如不在取值范围内</w:t>
            </w:r>
            <w:r w:rsidRPr="00742640">
              <w:rPr>
                <w:rFonts w:hint="eastAsia"/>
              </w:rPr>
              <w:t>默认为：</w:t>
            </w:r>
            <w:r w:rsidRPr="00742640">
              <w:rPr>
                <w:rFonts w:hint="eastAsia"/>
              </w:rPr>
              <w:t>FALSE</w:t>
            </w:r>
            <w:r>
              <w:rPr>
                <w:rFonts w:hint="eastAsia"/>
              </w:rPr>
              <w:t>）</w:t>
            </w:r>
          </w:p>
        </w:tc>
      </w:tr>
      <w:tr w:rsidR="00760952" w:rsidTr="00760952">
        <w:tc>
          <w:tcPr>
            <w:tcW w:w="2452" w:type="dxa"/>
          </w:tcPr>
          <w:p w:rsidR="00760952" w:rsidRPr="00760952" w:rsidRDefault="00760952" w:rsidP="00E07E70">
            <w:pPr>
              <w:jc w:val="center"/>
            </w:pPr>
            <w:r w:rsidRPr="00760952">
              <w:t>outputDelayTime</w:t>
            </w:r>
          </w:p>
        </w:tc>
        <w:tc>
          <w:tcPr>
            <w:tcW w:w="6076" w:type="dxa"/>
          </w:tcPr>
          <w:p w:rsidR="00760952" w:rsidRPr="00760952" w:rsidRDefault="00760952" w:rsidP="00E07E70">
            <w:r w:rsidRPr="00760952">
              <w:rPr>
                <w:rFonts w:hint="eastAsia"/>
              </w:rPr>
              <w:t>表示当</w:t>
            </w:r>
            <w:r w:rsidRPr="00760952">
              <w:rPr>
                <w:rFonts w:hint="eastAsia"/>
              </w:rPr>
              <w:t>outputEnabled</w:t>
            </w:r>
            <w:r w:rsidRPr="00760952">
              <w:rPr>
                <w:rFonts w:hint="eastAsia"/>
              </w:rPr>
              <w:t>为</w:t>
            </w:r>
            <w:r w:rsidRPr="00760952">
              <w:rPr>
                <w:rFonts w:hint="eastAsia"/>
              </w:rPr>
              <w:t>TRUE</w:t>
            </w:r>
            <w:r w:rsidRPr="00760952">
              <w:rPr>
                <w:rFonts w:hint="eastAsia"/>
              </w:rPr>
              <w:t>时，从用户抬笔到最终坐标点上送的时间间隔，该值为整型。当</w:t>
            </w:r>
            <w:r w:rsidRPr="00760952">
              <w:rPr>
                <w:rFonts w:hint="eastAsia"/>
              </w:rPr>
              <w:t>outputEnabled</w:t>
            </w:r>
            <w:r w:rsidRPr="00760952">
              <w:rPr>
                <w:rFonts w:hint="eastAsia"/>
              </w:rPr>
              <w:t>为</w:t>
            </w:r>
            <w:r w:rsidRPr="00760952">
              <w:rPr>
                <w:rFonts w:hint="eastAsia"/>
              </w:rPr>
              <w:t>FALSE</w:t>
            </w:r>
            <w:r w:rsidRPr="00760952">
              <w:rPr>
                <w:rFonts w:hint="eastAsia"/>
              </w:rPr>
              <w:t>时，该字段不起作用。</w:t>
            </w:r>
            <w:r>
              <w:rPr>
                <w:rFonts w:hint="eastAsia"/>
              </w:rPr>
              <w:t>单位</w:t>
            </w:r>
            <w:r>
              <w:rPr>
                <w:rFonts w:hint="eastAsia"/>
              </w:rPr>
              <w:t>:100ms</w:t>
            </w:r>
            <w:r>
              <w:rPr>
                <w:rFonts w:hint="eastAsia"/>
              </w:rPr>
              <w:t>，取值</w:t>
            </w:r>
            <w:r>
              <w:rPr>
                <w:rFonts w:hint="eastAsia"/>
              </w:rPr>
              <w:t>:10-100</w:t>
            </w:r>
          </w:p>
        </w:tc>
      </w:tr>
    </w:tbl>
    <w:p w:rsidR="00DA4BC1" w:rsidRDefault="00DA4BC1" w:rsidP="00DA4BC1"/>
    <w:p w:rsidR="001A11CC" w:rsidRDefault="008A71D3" w:rsidP="008A71D3">
      <w:pPr>
        <w:pStyle w:val="3"/>
        <w:numPr>
          <w:ilvl w:val="0"/>
          <w:numId w:val="0"/>
        </w:numPr>
        <w:ind w:left="284"/>
      </w:pPr>
      <w:bookmarkStart w:id="27" w:name="_Toc449080449"/>
      <w:r>
        <w:rPr>
          <w:rFonts w:hint="eastAsia"/>
        </w:rPr>
        <w:lastRenderedPageBreak/>
        <w:t>4.2.7</w:t>
      </w:r>
      <w:r w:rsidR="001A11CC">
        <w:rPr>
          <w:rFonts w:hint="eastAsia"/>
        </w:rPr>
        <w:t>跑马灯</w:t>
      </w:r>
      <w:r w:rsidR="00383C31">
        <w:rPr>
          <w:rFonts w:hint="eastAsia"/>
        </w:rPr>
        <w:t>（</w:t>
      </w:r>
      <w:r w:rsidR="00383C31" w:rsidRPr="00CC0702">
        <w:rPr>
          <w:rFonts w:ascii="Calibri" w:hAnsi="Calibri" w:cs="Calibri"/>
          <w:szCs w:val="21"/>
        </w:rPr>
        <w:t>Marquee</w:t>
      </w:r>
      <w:r w:rsidR="00383C31">
        <w:rPr>
          <w:rFonts w:hint="eastAsia"/>
        </w:rPr>
        <w:t>）</w:t>
      </w:r>
      <w:bookmarkEnd w:id="27"/>
    </w:p>
    <w:p w:rsidR="00B1656A" w:rsidRDefault="00B1656A" w:rsidP="00B1656A">
      <w:pPr>
        <w:ind w:left="420"/>
      </w:pPr>
      <w:r>
        <w:rPr>
          <w:rFonts w:hint="eastAsia"/>
        </w:rPr>
        <w:t>跑马灯主要应用场景可以是以移动的形式显示广告语，一下是跑马灯控件的属性与行为：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6152"/>
      </w:tblGrid>
      <w:tr w:rsidR="00B1656A" w:rsidRPr="00887BFA" w:rsidTr="00E01D69">
        <w:tc>
          <w:tcPr>
            <w:tcW w:w="2376" w:type="dxa"/>
            <w:shd w:val="clear" w:color="auto" w:fill="BFBFBF"/>
          </w:tcPr>
          <w:p w:rsidR="00B1656A" w:rsidRPr="00887BFA" w:rsidRDefault="00B1656A" w:rsidP="00E01D69">
            <w:pPr>
              <w:jc w:val="center"/>
              <w:rPr>
                <w:b/>
              </w:rPr>
            </w:pPr>
            <w:r w:rsidRPr="00887BFA">
              <w:rPr>
                <w:rFonts w:hint="eastAsia"/>
                <w:b/>
              </w:rPr>
              <w:t>属性名称</w:t>
            </w:r>
          </w:p>
        </w:tc>
        <w:tc>
          <w:tcPr>
            <w:tcW w:w="6152" w:type="dxa"/>
            <w:shd w:val="clear" w:color="auto" w:fill="BFBFBF"/>
          </w:tcPr>
          <w:p w:rsidR="00B1656A" w:rsidRPr="00887BFA" w:rsidRDefault="00B1656A" w:rsidP="00E01D69">
            <w:pPr>
              <w:jc w:val="center"/>
              <w:rPr>
                <w:b/>
              </w:rPr>
            </w:pPr>
            <w:r w:rsidRPr="00887BFA">
              <w:rPr>
                <w:rFonts w:hint="eastAsia"/>
                <w:b/>
              </w:rPr>
              <w:t>属性说明</w:t>
            </w:r>
          </w:p>
        </w:tc>
      </w:tr>
      <w:tr w:rsidR="00494174" w:rsidTr="00E01D69">
        <w:tc>
          <w:tcPr>
            <w:tcW w:w="2376" w:type="dxa"/>
          </w:tcPr>
          <w:p w:rsidR="00494174" w:rsidRDefault="00494174" w:rsidP="00D27526">
            <w:pPr>
              <w:jc w:val="center"/>
            </w:pPr>
            <w:r>
              <w:rPr>
                <w:rFonts w:hint="eastAsia"/>
              </w:rPr>
              <w:t>name</w:t>
            </w:r>
          </w:p>
        </w:tc>
        <w:tc>
          <w:tcPr>
            <w:tcW w:w="6152" w:type="dxa"/>
          </w:tcPr>
          <w:p w:rsidR="00494174" w:rsidRDefault="00494174" w:rsidP="00C67301">
            <w:pPr>
              <w:jc w:val="left"/>
            </w:pPr>
            <w:r>
              <w:rPr>
                <w:rFonts w:hint="eastAsia"/>
              </w:rPr>
              <w:t>控件的名称，是控件在页中的唯一标识</w:t>
            </w:r>
          </w:p>
        </w:tc>
      </w:tr>
      <w:tr w:rsidR="00494174" w:rsidTr="00E01D69">
        <w:tc>
          <w:tcPr>
            <w:tcW w:w="2376" w:type="dxa"/>
          </w:tcPr>
          <w:p w:rsidR="00494174" w:rsidRDefault="00494174" w:rsidP="00D27526">
            <w:pPr>
              <w:jc w:val="center"/>
            </w:pPr>
            <w:r>
              <w:rPr>
                <w:rFonts w:hint="eastAsia"/>
              </w:rPr>
              <w:t>x</w:t>
            </w:r>
          </w:p>
        </w:tc>
        <w:tc>
          <w:tcPr>
            <w:tcW w:w="6152" w:type="dxa"/>
          </w:tcPr>
          <w:p w:rsidR="00494174" w:rsidRDefault="00494174" w:rsidP="00C67301">
            <w:pPr>
              <w:jc w:val="left"/>
            </w:pPr>
            <w:r>
              <w:rPr>
                <w:rFonts w:hint="eastAsia"/>
              </w:rPr>
              <w:t>控件相对</w:t>
            </w:r>
            <w:r w:rsidR="00DB0ADB">
              <w:rPr>
                <w:rFonts w:hint="eastAsia"/>
              </w:rPr>
              <w:t>页</w:t>
            </w:r>
            <w:r>
              <w:rPr>
                <w:rFonts w:hint="eastAsia"/>
              </w:rPr>
              <w:t>的横坐标</w:t>
            </w:r>
          </w:p>
        </w:tc>
      </w:tr>
      <w:tr w:rsidR="00494174" w:rsidTr="00E01D69">
        <w:tc>
          <w:tcPr>
            <w:tcW w:w="2376" w:type="dxa"/>
          </w:tcPr>
          <w:p w:rsidR="00494174" w:rsidRDefault="00494174" w:rsidP="00D27526">
            <w:pPr>
              <w:jc w:val="center"/>
            </w:pPr>
            <w:r>
              <w:rPr>
                <w:rFonts w:hint="eastAsia"/>
              </w:rPr>
              <w:t>y</w:t>
            </w:r>
          </w:p>
        </w:tc>
        <w:tc>
          <w:tcPr>
            <w:tcW w:w="6152" w:type="dxa"/>
          </w:tcPr>
          <w:p w:rsidR="00494174" w:rsidRDefault="00494174" w:rsidP="00C67301">
            <w:pPr>
              <w:jc w:val="left"/>
            </w:pPr>
            <w:r>
              <w:rPr>
                <w:rFonts w:hint="eastAsia"/>
              </w:rPr>
              <w:t>控件相对</w:t>
            </w:r>
            <w:r w:rsidR="00DB0ADB">
              <w:rPr>
                <w:rFonts w:hint="eastAsia"/>
              </w:rPr>
              <w:t>页</w:t>
            </w:r>
            <w:r>
              <w:rPr>
                <w:rFonts w:hint="eastAsia"/>
              </w:rPr>
              <w:t>的纵坐标</w:t>
            </w:r>
          </w:p>
        </w:tc>
      </w:tr>
      <w:tr w:rsidR="00494174" w:rsidTr="00E01D69">
        <w:tc>
          <w:tcPr>
            <w:tcW w:w="2376" w:type="dxa"/>
          </w:tcPr>
          <w:p w:rsidR="00494174" w:rsidRDefault="00494174" w:rsidP="00D27526">
            <w:pPr>
              <w:jc w:val="center"/>
            </w:pPr>
            <w:r>
              <w:rPr>
                <w:rFonts w:hint="eastAsia"/>
              </w:rPr>
              <w:t>layoutWidth</w:t>
            </w:r>
          </w:p>
        </w:tc>
        <w:tc>
          <w:tcPr>
            <w:tcW w:w="6152" w:type="dxa"/>
          </w:tcPr>
          <w:p w:rsidR="00494174" w:rsidRDefault="00494174" w:rsidP="00C67301">
            <w:r>
              <w:rPr>
                <w:rFonts w:hint="eastAsia"/>
              </w:rPr>
              <w:t>控件的宽度。</w:t>
            </w:r>
          </w:p>
        </w:tc>
      </w:tr>
      <w:tr w:rsidR="00494174" w:rsidTr="00E01D69">
        <w:tc>
          <w:tcPr>
            <w:tcW w:w="2376" w:type="dxa"/>
          </w:tcPr>
          <w:p w:rsidR="00494174" w:rsidRPr="00E2094E" w:rsidRDefault="00494174" w:rsidP="00D27526">
            <w:pPr>
              <w:jc w:val="center"/>
            </w:pPr>
            <w:r>
              <w:rPr>
                <w:rFonts w:hint="eastAsia"/>
              </w:rPr>
              <w:t>layoutHeight</w:t>
            </w:r>
          </w:p>
        </w:tc>
        <w:tc>
          <w:tcPr>
            <w:tcW w:w="6152" w:type="dxa"/>
          </w:tcPr>
          <w:p w:rsidR="00494174" w:rsidRDefault="00494174" w:rsidP="00C67301">
            <w:r>
              <w:rPr>
                <w:rFonts w:hint="eastAsia"/>
              </w:rPr>
              <w:t>控件的高度。</w:t>
            </w:r>
          </w:p>
        </w:tc>
      </w:tr>
      <w:tr w:rsidR="00494174" w:rsidTr="00E01D69">
        <w:tc>
          <w:tcPr>
            <w:tcW w:w="2376" w:type="dxa"/>
          </w:tcPr>
          <w:p w:rsidR="00494174" w:rsidRDefault="00494174" w:rsidP="00B41F05">
            <w:pPr>
              <w:jc w:val="center"/>
            </w:pPr>
            <w:r>
              <w:t>fontSize</w:t>
            </w:r>
          </w:p>
        </w:tc>
        <w:tc>
          <w:tcPr>
            <w:tcW w:w="6152" w:type="dxa"/>
          </w:tcPr>
          <w:p w:rsidR="0039688F" w:rsidRDefault="0039688F" w:rsidP="0039688F">
            <w:pPr>
              <w:rPr>
                <w:color w:val="000000"/>
              </w:rPr>
            </w:pPr>
            <w:r>
              <w:rPr>
                <w:rFonts w:hint="eastAsia"/>
              </w:rPr>
              <w:t>字符的大小，取值范围</w:t>
            </w:r>
            <w:r w:rsidRPr="000D2286">
              <w:rPr>
                <w:rFonts w:hint="eastAsia"/>
                <w:color w:val="000000"/>
              </w:rPr>
              <w:t>（</w:t>
            </w:r>
            <w:r>
              <w:rPr>
                <w:rFonts w:hint="eastAsia"/>
                <w:color w:val="000000"/>
              </w:rPr>
              <w:t>5</w:t>
            </w:r>
            <w:r w:rsidRPr="000D2286">
              <w:rPr>
                <w:rFonts w:hint="eastAsia"/>
                <w:color w:val="000000"/>
              </w:rPr>
              <w:t>-100</w:t>
            </w:r>
            <w:r w:rsidRPr="000D2286">
              <w:rPr>
                <w:rFonts w:hint="eastAsia"/>
                <w:color w:val="000000"/>
              </w:rPr>
              <w:t>）</w:t>
            </w:r>
            <w:r>
              <w:rPr>
                <w:rFonts w:hint="eastAsia"/>
                <w:color w:val="000000"/>
              </w:rPr>
              <w:t>。</w:t>
            </w:r>
          </w:p>
          <w:p w:rsidR="0039688F" w:rsidRDefault="0039688F" w:rsidP="0039688F">
            <w:r w:rsidRPr="00E25A2E">
              <w:rPr>
                <w:rFonts w:hint="eastAsia"/>
              </w:rPr>
              <w:t>如取值不在此范围内，</w:t>
            </w:r>
            <w:r>
              <w:rPr>
                <w:rFonts w:hint="eastAsia"/>
              </w:rPr>
              <w:t>fontSize</w:t>
            </w:r>
            <w:r>
              <w:rPr>
                <w:rFonts w:hint="eastAsia"/>
              </w:rPr>
              <w:t>默认为</w:t>
            </w:r>
            <w:r>
              <w:rPr>
                <w:rFonts w:hint="eastAsia"/>
              </w:rPr>
              <w:t>5</w:t>
            </w:r>
          </w:p>
          <w:p w:rsidR="00494174" w:rsidRPr="00677844" w:rsidRDefault="002A0522" w:rsidP="0039688F">
            <w:r>
              <w:rPr>
                <w:rFonts w:hint="eastAsia"/>
              </w:rPr>
              <w:t>如取值</w:t>
            </w:r>
            <w:r>
              <w:rPr>
                <w:rFonts w:hint="eastAsia"/>
              </w:rPr>
              <w:t>fontSize &gt; layoutHeight</w:t>
            </w:r>
            <w:r>
              <w:rPr>
                <w:rFonts w:hint="eastAsia"/>
              </w:rPr>
              <w:t>，将显示不出文字。</w:t>
            </w:r>
          </w:p>
        </w:tc>
      </w:tr>
      <w:tr w:rsidR="00494174" w:rsidTr="00E01D69">
        <w:tc>
          <w:tcPr>
            <w:tcW w:w="2376" w:type="dxa"/>
          </w:tcPr>
          <w:p w:rsidR="00494174" w:rsidRPr="007A34C2" w:rsidRDefault="00494174" w:rsidP="00E01D69">
            <w:pPr>
              <w:jc w:val="center"/>
              <w:rPr>
                <w:color w:val="92D050"/>
              </w:rPr>
            </w:pPr>
            <w:r w:rsidRPr="007A34C2">
              <w:rPr>
                <w:color w:val="92D050"/>
              </w:rPr>
              <w:t>value</w:t>
            </w:r>
          </w:p>
        </w:tc>
        <w:tc>
          <w:tcPr>
            <w:tcW w:w="6152" w:type="dxa"/>
          </w:tcPr>
          <w:p w:rsidR="00494174" w:rsidRPr="00FE20C1" w:rsidRDefault="00494174" w:rsidP="00C67301">
            <w:r w:rsidRPr="00DB5DF9">
              <w:rPr>
                <w:rFonts w:hint="eastAsia"/>
                <w:color w:val="00B050"/>
              </w:rPr>
              <w:t>静态文本的显示内容，如果字符串的宽度大于控件宽度将超出的部分显示三个黑点</w:t>
            </w:r>
          </w:p>
        </w:tc>
      </w:tr>
      <w:tr w:rsidR="00494174" w:rsidTr="00E01D69">
        <w:tc>
          <w:tcPr>
            <w:tcW w:w="2376" w:type="dxa"/>
          </w:tcPr>
          <w:p w:rsidR="00494174" w:rsidRDefault="00494174" w:rsidP="00E01D69">
            <w:pPr>
              <w:jc w:val="center"/>
            </w:pPr>
            <w:r>
              <w:t>speed</w:t>
            </w:r>
          </w:p>
        </w:tc>
        <w:tc>
          <w:tcPr>
            <w:tcW w:w="6152" w:type="dxa"/>
          </w:tcPr>
          <w:p w:rsidR="00494174" w:rsidRPr="00B247D9" w:rsidRDefault="00494174" w:rsidP="00E01D69">
            <w:r>
              <w:rPr>
                <w:rFonts w:hint="eastAsia"/>
              </w:rPr>
              <w:t>单位</w:t>
            </w:r>
            <w:r>
              <w:rPr>
                <w:rFonts w:hint="eastAsia"/>
              </w:rPr>
              <w:t>100ms/</w:t>
            </w:r>
            <w:r>
              <w:rPr>
                <w:rFonts w:hint="eastAsia"/>
              </w:rPr>
              <w:t>字符，默认</w:t>
            </w:r>
            <w:r w:rsidR="007F0905">
              <w:rPr>
                <w:rFonts w:hint="eastAsia"/>
              </w:rPr>
              <w:t>3</w:t>
            </w:r>
            <w:r>
              <w:rPr>
                <w:rFonts w:hint="eastAsia"/>
              </w:rPr>
              <w:t>,</w:t>
            </w:r>
            <w:r>
              <w:rPr>
                <w:rFonts w:hint="eastAsia"/>
              </w:rPr>
              <w:t>即</w:t>
            </w:r>
            <w:r w:rsidR="007F0905">
              <w:rPr>
                <w:rFonts w:hint="eastAsia"/>
              </w:rPr>
              <w:t>3</w:t>
            </w:r>
            <w:r>
              <w:rPr>
                <w:rFonts w:hint="eastAsia"/>
              </w:rPr>
              <w:t>00ms</w:t>
            </w:r>
            <w:r>
              <w:rPr>
                <w:rFonts w:hint="eastAsia"/>
              </w:rPr>
              <w:t>移动一个字符。取值范围为（</w:t>
            </w:r>
            <w:r>
              <w:rPr>
                <w:rFonts w:hint="eastAsia"/>
              </w:rPr>
              <w:t>0</w:t>
            </w:r>
            <w:r>
              <w:t>—</w:t>
            </w:r>
            <w:r>
              <w:rPr>
                <w:rFonts w:hint="eastAsia"/>
              </w:rPr>
              <w:t>20</w:t>
            </w:r>
            <w:r>
              <w:rPr>
                <w:rFonts w:hint="eastAsia"/>
              </w:rPr>
              <w:t>）</w:t>
            </w:r>
            <w:r>
              <w:rPr>
                <w:rFonts w:hint="eastAsia"/>
              </w:rPr>
              <w:t>,</w:t>
            </w:r>
            <w:r>
              <w:rPr>
                <w:rFonts w:hint="eastAsia"/>
              </w:rPr>
              <w:t>如不在取值范围内，将以</w:t>
            </w:r>
            <w:r>
              <w:rPr>
                <w:rFonts w:hint="eastAsia"/>
              </w:rPr>
              <w:t>0</w:t>
            </w:r>
            <w:r>
              <w:rPr>
                <w:rFonts w:hint="eastAsia"/>
              </w:rPr>
              <w:t>对待</w:t>
            </w:r>
          </w:p>
        </w:tc>
      </w:tr>
      <w:tr w:rsidR="00494174" w:rsidTr="00E01D69">
        <w:tc>
          <w:tcPr>
            <w:tcW w:w="2376" w:type="dxa"/>
          </w:tcPr>
          <w:p w:rsidR="00494174" w:rsidRPr="00CB6B54" w:rsidRDefault="00494174" w:rsidP="00E07E70">
            <w:pPr>
              <w:jc w:val="center"/>
            </w:pPr>
            <w:r w:rsidRPr="00CB6B54">
              <w:rPr>
                <w:rFonts w:hint="eastAsia"/>
              </w:rPr>
              <w:t>fgColor</w:t>
            </w:r>
          </w:p>
        </w:tc>
        <w:tc>
          <w:tcPr>
            <w:tcW w:w="6152" w:type="dxa"/>
          </w:tcPr>
          <w:p w:rsidR="00494174" w:rsidRPr="00D9203B" w:rsidRDefault="00494174" w:rsidP="001F1E56">
            <w:pPr>
              <w:rPr>
                <w:color w:val="FF0000"/>
              </w:rPr>
            </w:pPr>
            <w:r w:rsidRPr="00CB6B54">
              <w:rPr>
                <w:rFonts w:hint="eastAsia"/>
              </w:rPr>
              <w:t>控件显示文本的颜色</w:t>
            </w:r>
            <w:r w:rsidR="00F608A4">
              <w:rPr>
                <w:rFonts w:hint="eastAsia"/>
              </w:rPr>
              <w:t>，</w:t>
            </w:r>
            <w:r w:rsidR="008C12DB">
              <w:rPr>
                <w:rFonts w:hint="eastAsia"/>
              </w:rPr>
              <w:t>取值范围（</w:t>
            </w:r>
            <w:r w:rsidR="008C12DB">
              <w:rPr>
                <w:rFonts w:hint="eastAsia"/>
              </w:rPr>
              <w:t>0-FFFFFFFF</w:t>
            </w:r>
            <w:r w:rsidR="008C12DB">
              <w:rPr>
                <w:rFonts w:hint="eastAsia"/>
              </w:rPr>
              <w:t>，以</w:t>
            </w:r>
            <w:r w:rsidR="008C12DB">
              <w:rPr>
                <w:rFonts w:hint="eastAsia"/>
              </w:rPr>
              <w:t>16</w:t>
            </w:r>
            <w:r w:rsidR="008C12DB">
              <w:rPr>
                <w:rFonts w:hint="eastAsia"/>
              </w:rPr>
              <w:t>进制数表示。</w:t>
            </w:r>
            <w:r w:rsidR="008C12DB" w:rsidRPr="00EE41B4">
              <w:rPr>
                <w:rFonts w:hint="eastAsia"/>
              </w:rPr>
              <w:t>如取值不在此范围内，</w:t>
            </w:r>
            <w:r w:rsidR="008C12DB">
              <w:rPr>
                <w:rFonts w:hint="eastAsia"/>
              </w:rPr>
              <w:t>默认为：</w:t>
            </w:r>
            <w:r w:rsidR="008C12DB">
              <w:rPr>
                <w:rFonts w:hint="eastAsia"/>
              </w:rPr>
              <w:t>"#00000000"</w:t>
            </w:r>
            <w:r w:rsidR="008C12DB">
              <w:rPr>
                <w:rFonts w:hint="eastAsia"/>
              </w:rPr>
              <w:t>，以后六位为准。前两位</w:t>
            </w:r>
            <w:r w:rsidR="008C12DB">
              <w:rPr>
                <w:rFonts w:hint="eastAsia"/>
              </w:rPr>
              <w:t>FF</w:t>
            </w:r>
            <w:r w:rsidR="008C12DB">
              <w:rPr>
                <w:rFonts w:hint="eastAsia"/>
              </w:rPr>
              <w:t>为扩展用，目前无效。</w:t>
            </w:r>
            <w:r w:rsidR="008C12DB">
              <w:rPr>
                <w:rFonts w:hint="eastAsia"/>
              </w:rPr>
              <w:t>)</w:t>
            </w:r>
          </w:p>
        </w:tc>
      </w:tr>
    </w:tbl>
    <w:p w:rsidR="00B1656A" w:rsidRDefault="00B1656A" w:rsidP="00B1656A"/>
    <w:p w:rsidR="00EF7334" w:rsidRDefault="0046635B" w:rsidP="00EF7334">
      <w:pPr>
        <w:pStyle w:val="3"/>
        <w:numPr>
          <w:ilvl w:val="0"/>
          <w:numId w:val="0"/>
        </w:numPr>
        <w:ind w:left="284"/>
      </w:pPr>
      <w:bookmarkStart w:id="28" w:name="_Toc449080450"/>
      <w:r>
        <w:rPr>
          <w:rFonts w:hint="eastAsia"/>
        </w:rPr>
        <w:t>4.2.8</w:t>
      </w:r>
      <w:r w:rsidR="00606259">
        <w:rPr>
          <w:rFonts w:hint="eastAsia"/>
        </w:rPr>
        <w:t>复选框</w:t>
      </w:r>
      <w:r w:rsidR="00EF7334">
        <w:rPr>
          <w:rFonts w:hint="eastAsia"/>
        </w:rPr>
        <w:t>（</w:t>
      </w:r>
      <w:r w:rsidR="00606259">
        <w:rPr>
          <w:rFonts w:ascii="Calibri" w:hAnsi="Calibri" w:cs="Calibri" w:hint="eastAsia"/>
          <w:szCs w:val="21"/>
        </w:rPr>
        <w:t>CheckBox</w:t>
      </w:r>
      <w:r w:rsidR="00EF7334">
        <w:rPr>
          <w:rFonts w:hint="eastAsia"/>
        </w:rPr>
        <w:t>）</w:t>
      </w:r>
      <w:bookmarkEnd w:id="28"/>
    </w:p>
    <w:p w:rsidR="00606259" w:rsidRDefault="00606259" w:rsidP="0060625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6"/>
        <w:gridCol w:w="5142"/>
      </w:tblGrid>
      <w:tr w:rsidR="00606259" w:rsidRPr="00887BFA" w:rsidTr="009B403C">
        <w:tc>
          <w:tcPr>
            <w:tcW w:w="3386" w:type="dxa"/>
            <w:shd w:val="clear" w:color="auto" w:fill="BFBFBF"/>
          </w:tcPr>
          <w:p w:rsidR="00606259" w:rsidRPr="00887BFA" w:rsidRDefault="00606259" w:rsidP="009B403C">
            <w:pPr>
              <w:jc w:val="center"/>
              <w:rPr>
                <w:b/>
              </w:rPr>
            </w:pPr>
            <w:r w:rsidRPr="00887BFA">
              <w:rPr>
                <w:rFonts w:hint="eastAsia"/>
                <w:b/>
              </w:rPr>
              <w:t>属性名称</w:t>
            </w:r>
          </w:p>
        </w:tc>
        <w:tc>
          <w:tcPr>
            <w:tcW w:w="5142" w:type="dxa"/>
            <w:shd w:val="clear" w:color="auto" w:fill="BFBFBF"/>
          </w:tcPr>
          <w:p w:rsidR="00606259" w:rsidRPr="00887BFA" w:rsidRDefault="00606259" w:rsidP="009B403C">
            <w:pPr>
              <w:jc w:val="center"/>
              <w:rPr>
                <w:b/>
              </w:rPr>
            </w:pPr>
            <w:r w:rsidRPr="00887BFA">
              <w:rPr>
                <w:rFonts w:hint="eastAsia"/>
                <w:b/>
              </w:rPr>
              <w:t>属性说明</w:t>
            </w:r>
          </w:p>
        </w:tc>
      </w:tr>
      <w:tr w:rsidR="00606259" w:rsidTr="009B403C">
        <w:tc>
          <w:tcPr>
            <w:tcW w:w="3386" w:type="dxa"/>
          </w:tcPr>
          <w:p w:rsidR="00606259" w:rsidRDefault="00606259" w:rsidP="009B403C">
            <w:pPr>
              <w:jc w:val="center"/>
            </w:pPr>
            <w:r>
              <w:rPr>
                <w:rFonts w:hint="eastAsia"/>
              </w:rPr>
              <w:t>name</w:t>
            </w:r>
          </w:p>
        </w:tc>
        <w:tc>
          <w:tcPr>
            <w:tcW w:w="5142" w:type="dxa"/>
          </w:tcPr>
          <w:p w:rsidR="00606259" w:rsidRDefault="00606259" w:rsidP="009B403C">
            <w:pPr>
              <w:jc w:val="left"/>
            </w:pPr>
            <w:r>
              <w:rPr>
                <w:rFonts w:hint="eastAsia"/>
              </w:rPr>
              <w:t>控件的名称，是控件在页中的唯一标识</w:t>
            </w:r>
          </w:p>
        </w:tc>
      </w:tr>
      <w:tr w:rsidR="00606259" w:rsidTr="009B403C">
        <w:tc>
          <w:tcPr>
            <w:tcW w:w="3386" w:type="dxa"/>
          </w:tcPr>
          <w:p w:rsidR="00606259" w:rsidRPr="00FE20C1" w:rsidRDefault="00606259" w:rsidP="009B403C">
            <w:pPr>
              <w:jc w:val="center"/>
              <w:rPr>
                <w:color w:val="00B050"/>
              </w:rPr>
            </w:pPr>
            <w:r w:rsidRPr="00FE20C1">
              <w:rPr>
                <w:rFonts w:hint="eastAsia"/>
                <w:color w:val="00B050"/>
              </w:rPr>
              <w:t>value</w:t>
            </w:r>
          </w:p>
        </w:tc>
        <w:tc>
          <w:tcPr>
            <w:tcW w:w="5142" w:type="dxa"/>
          </w:tcPr>
          <w:p w:rsidR="00606259" w:rsidRPr="00FE20C1" w:rsidRDefault="00606259" w:rsidP="009B403C">
            <w:pPr>
              <w:jc w:val="left"/>
              <w:rPr>
                <w:color w:val="00B050"/>
              </w:rPr>
            </w:pPr>
            <w:r w:rsidRPr="00DB5DF9">
              <w:rPr>
                <w:rFonts w:hint="eastAsia"/>
                <w:color w:val="00B050"/>
              </w:rPr>
              <w:t>静态文本的显示内容，如果字符串的宽度大于控件宽度将超出的部分显示三个黑点</w:t>
            </w:r>
          </w:p>
        </w:tc>
      </w:tr>
      <w:tr w:rsidR="00606259" w:rsidTr="009B403C">
        <w:tc>
          <w:tcPr>
            <w:tcW w:w="3386" w:type="dxa"/>
          </w:tcPr>
          <w:p w:rsidR="00606259" w:rsidRDefault="00606259" w:rsidP="009B403C">
            <w:pPr>
              <w:jc w:val="center"/>
            </w:pPr>
            <w:r>
              <w:rPr>
                <w:rFonts w:hint="eastAsia"/>
              </w:rPr>
              <w:t>x</w:t>
            </w:r>
          </w:p>
        </w:tc>
        <w:tc>
          <w:tcPr>
            <w:tcW w:w="5142" w:type="dxa"/>
          </w:tcPr>
          <w:p w:rsidR="00606259" w:rsidRDefault="00606259" w:rsidP="009B403C">
            <w:pPr>
              <w:jc w:val="left"/>
            </w:pPr>
            <w:r>
              <w:rPr>
                <w:rFonts w:hint="eastAsia"/>
              </w:rPr>
              <w:t>控件相对页的横坐标</w:t>
            </w:r>
          </w:p>
        </w:tc>
      </w:tr>
      <w:tr w:rsidR="00606259" w:rsidTr="009B403C">
        <w:tc>
          <w:tcPr>
            <w:tcW w:w="3386" w:type="dxa"/>
          </w:tcPr>
          <w:p w:rsidR="00606259" w:rsidRDefault="00606259" w:rsidP="009B403C">
            <w:pPr>
              <w:jc w:val="center"/>
            </w:pPr>
            <w:r>
              <w:rPr>
                <w:rFonts w:hint="eastAsia"/>
              </w:rPr>
              <w:t>y</w:t>
            </w:r>
          </w:p>
        </w:tc>
        <w:tc>
          <w:tcPr>
            <w:tcW w:w="5142" w:type="dxa"/>
          </w:tcPr>
          <w:p w:rsidR="00606259" w:rsidRDefault="00606259" w:rsidP="009B403C">
            <w:pPr>
              <w:jc w:val="left"/>
            </w:pPr>
            <w:r>
              <w:rPr>
                <w:rFonts w:hint="eastAsia"/>
              </w:rPr>
              <w:t>控件相对页的纵坐标</w:t>
            </w:r>
          </w:p>
        </w:tc>
      </w:tr>
      <w:tr w:rsidR="00606259" w:rsidTr="009B403C">
        <w:tc>
          <w:tcPr>
            <w:tcW w:w="3386" w:type="dxa"/>
          </w:tcPr>
          <w:p w:rsidR="00606259" w:rsidRDefault="00606259" w:rsidP="009B403C">
            <w:pPr>
              <w:jc w:val="center"/>
            </w:pPr>
            <w:r>
              <w:rPr>
                <w:rFonts w:hint="eastAsia"/>
              </w:rPr>
              <w:t>layoutWidth</w:t>
            </w:r>
          </w:p>
        </w:tc>
        <w:tc>
          <w:tcPr>
            <w:tcW w:w="5142" w:type="dxa"/>
          </w:tcPr>
          <w:p w:rsidR="00606259" w:rsidRDefault="00606259" w:rsidP="009B403C">
            <w:r>
              <w:rPr>
                <w:rFonts w:hint="eastAsia"/>
              </w:rPr>
              <w:t>控件的宽度。</w:t>
            </w:r>
          </w:p>
        </w:tc>
      </w:tr>
      <w:tr w:rsidR="00606259" w:rsidTr="009B403C">
        <w:tc>
          <w:tcPr>
            <w:tcW w:w="3386" w:type="dxa"/>
          </w:tcPr>
          <w:p w:rsidR="00606259" w:rsidRPr="00E2094E" w:rsidRDefault="00606259" w:rsidP="009B403C">
            <w:pPr>
              <w:jc w:val="center"/>
            </w:pPr>
            <w:r>
              <w:rPr>
                <w:rFonts w:hint="eastAsia"/>
              </w:rPr>
              <w:t>layoutHeight</w:t>
            </w:r>
          </w:p>
        </w:tc>
        <w:tc>
          <w:tcPr>
            <w:tcW w:w="5142" w:type="dxa"/>
          </w:tcPr>
          <w:p w:rsidR="00606259" w:rsidRDefault="00606259" w:rsidP="009B403C">
            <w:r>
              <w:rPr>
                <w:rFonts w:hint="eastAsia"/>
              </w:rPr>
              <w:t>控件的高度。</w:t>
            </w:r>
          </w:p>
        </w:tc>
      </w:tr>
      <w:tr w:rsidR="00606259" w:rsidTr="009B403C">
        <w:tc>
          <w:tcPr>
            <w:tcW w:w="3386" w:type="dxa"/>
          </w:tcPr>
          <w:p w:rsidR="00606259" w:rsidRDefault="00606259" w:rsidP="009B403C">
            <w:pPr>
              <w:jc w:val="center"/>
            </w:pPr>
            <w:r>
              <w:rPr>
                <w:rFonts w:hint="eastAsia"/>
              </w:rPr>
              <w:t>fgColor</w:t>
            </w:r>
          </w:p>
        </w:tc>
        <w:tc>
          <w:tcPr>
            <w:tcW w:w="5142" w:type="dxa"/>
          </w:tcPr>
          <w:p w:rsidR="00606259" w:rsidRDefault="00606259" w:rsidP="009B403C">
            <w:pPr>
              <w:jc w:val="left"/>
            </w:pPr>
            <w:r>
              <w:rPr>
                <w:rFonts w:hint="eastAsia"/>
              </w:rPr>
              <w:t>显示文本的颜色，取值范围（</w:t>
            </w:r>
            <w:r>
              <w:rPr>
                <w:rFonts w:hint="eastAsia"/>
              </w:rPr>
              <w:t>0-FFFFFFFF</w:t>
            </w:r>
            <w:r>
              <w:rPr>
                <w:rFonts w:hint="eastAsia"/>
              </w:rPr>
              <w:t>，以</w:t>
            </w:r>
            <w:r>
              <w:rPr>
                <w:rFonts w:hint="eastAsia"/>
              </w:rPr>
              <w:t>16</w:t>
            </w:r>
            <w:r>
              <w:rPr>
                <w:rFonts w:hint="eastAsia"/>
              </w:rPr>
              <w:t>进制数表示。</w:t>
            </w:r>
            <w:r w:rsidRPr="00EE41B4">
              <w:rPr>
                <w:rFonts w:hint="eastAsia"/>
              </w:rPr>
              <w:t>如取值不在此范围内，</w:t>
            </w:r>
            <w:r>
              <w:rPr>
                <w:rFonts w:hint="eastAsia"/>
              </w:rPr>
              <w:t>默认为：</w:t>
            </w:r>
            <w:r>
              <w:rPr>
                <w:rFonts w:hint="eastAsia"/>
              </w:rPr>
              <w:t>"#00000000"</w:t>
            </w:r>
            <w:r>
              <w:rPr>
                <w:rFonts w:hint="eastAsia"/>
              </w:rPr>
              <w:t>，以后六位为准。前两位</w:t>
            </w:r>
            <w:r>
              <w:rPr>
                <w:rFonts w:hint="eastAsia"/>
              </w:rPr>
              <w:t>FF</w:t>
            </w:r>
            <w:r>
              <w:rPr>
                <w:rFonts w:hint="eastAsia"/>
              </w:rPr>
              <w:t>为扩展用，目前无效。</w:t>
            </w:r>
            <w:r>
              <w:rPr>
                <w:rFonts w:hint="eastAsia"/>
              </w:rPr>
              <w:t>)</w:t>
            </w:r>
          </w:p>
        </w:tc>
      </w:tr>
      <w:tr w:rsidR="00606259" w:rsidTr="009B403C">
        <w:tc>
          <w:tcPr>
            <w:tcW w:w="3386" w:type="dxa"/>
          </w:tcPr>
          <w:p w:rsidR="00606259" w:rsidRDefault="00606259" w:rsidP="009B403C">
            <w:pPr>
              <w:jc w:val="center"/>
            </w:pPr>
            <w:r>
              <w:rPr>
                <w:rFonts w:hint="eastAsia"/>
              </w:rPr>
              <w:t>fontSize</w:t>
            </w:r>
          </w:p>
        </w:tc>
        <w:tc>
          <w:tcPr>
            <w:tcW w:w="5142" w:type="dxa"/>
          </w:tcPr>
          <w:p w:rsidR="00606259" w:rsidRDefault="00606259" w:rsidP="009B403C">
            <w:pPr>
              <w:rPr>
                <w:color w:val="000000"/>
              </w:rPr>
            </w:pPr>
            <w:r>
              <w:rPr>
                <w:rFonts w:hint="eastAsia"/>
              </w:rPr>
              <w:t>字符的大小，取值范围</w:t>
            </w:r>
            <w:r w:rsidRPr="000D2286">
              <w:rPr>
                <w:rFonts w:hint="eastAsia"/>
                <w:color w:val="000000"/>
              </w:rPr>
              <w:t>（</w:t>
            </w:r>
            <w:r>
              <w:rPr>
                <w:rFonts w:hint="eastAsia"/>
                <w:color w:val="000000"/>
              </w:rPr>
              <w:t>5</w:t>
            </w:r>
            <w:r w:rsidRPr="000D2286">
              <w:rPr>
                <w:rFonts w:hint="eastAsia"/>
                <w:color w:val="000000"/>
              </w:rPr>
              <w:t>-100</w:t>
            </w:r>
            <w:r w:rsidRPr="000D2286">
              <w:rPr>
                <w:rFonts w:hint="eastAsia"/>
                <w:color w:val="000000"/>
              </w:rPr>
              <w:t>）</w:t>
            </w:r>
            <w:r>
              <w:rPr>
                <w:rFonts w:hint="eastAsia"/>
                <w:color w:val="000000"/>
              </w:rPr>
              <w:t>。</w:t>
            </w:r>
          </w:p>
          <w:p w:rsidR="00606259" w:rsidRDefault="00606259" w:rsidP="009B403C">
            <w:r w:rsidRPr="00E25A2E">
              <w:rPr>
                <w:rFonts w:hint="eastAsia"/>
              </w:rPr>
              <w:t>如取值不在此范围内，</w:t>
            </w:r>
            <w:r>
              <w:rPr>
                <w:rFonts w:hint="eastAsia"/>
              </w:rPr>
              <w:t>fontSize</w:t>
            </w:r>
            <w:r>
              <w:rPr>
                <w:rFonts w:hint="eastAsia"/>
              </w:rPr>
              <w:t>默认为</w:t>
            </w:r>
            <w:r>
              <w:rPr>
                <w:rFonts w:hint="eastAsia"/>
              </w:rPr>
              <w:t>5</w:t>
            </w:r>
          </w:p>
          <w:p w:rsidR="00606259" w:rsidRPr="00677844" w:rsidRDefault="00606259" w:rsidP="009B403C">
            <w:r>
              <w:rPr>
                <w:rFonts w:hint="eastAsia"/>
              </w:rPr>
              <w:t>如取值</w:t>
            </w:r>
            <w:r>
              <w:rPr>
                <w:rFonts w:hint="eastAsia"/>
              </w:rPr>
              <w:t>fontSize &gt; layoutHeight</w:t>
            </w:r>
            <w:r>
              <w:rPr>
                <w:rFonts w:hint="eastAsia"/>
              </w:rPr>
              <w:t>，将显示不出文字。</w:t>
            </w:r>
          </w:p>
        </w:tc>
      </w:tr>
      <w:tr w:rsidR="00606259" w:rsidTr="009B403C">
        <w:tc>
          <w:tcPr>
            <w:tcW w:w="3386" w:type="dxa"/>
          </w:tcPr>
          <w:p w:rsidR="00606259" w:rsidRDefault="00606259" w:rsidP="009B403C">
            <w:pPr>
              <w:jc w:val="center"/>
            </w:pPr>
            <w:r>
              <w:rPr>
                <w:rFonts w:hint="eastAsia"/>
              </w:rPr>
              <w:t>imageAlign</w:t>
            </w:r>
          </w:p>
        </w:tc>
        <w:tc>
          <w:tcPr>
            <w:tcW w:w="5142" w:type="dxa"/>
          </w:tcPr>
          <w:p w:rsidR="00606259" w:rsidRDefault="00606259" w:rsidP="00606259">
            <w:pPr>
              <w:jc w:val="left"/>
            </w:pPr>
            <w:r>
              <w:rPr>
                <w:rFonts w:hint="eastAsia"/>
              </w:rPr>
              <w:t>复选框控件内部图标的位置</w:t>
            </w:r>
          </w:p>
        </w:tc>
      </w:tr>
      <w:tr w:rsidR="00606259" w:rsidTr="009B403C">
        <w:tc>
          <w:tcPr>
            <w:tcW w:w="3386" w:type="dxa"/>
          </w:tcPr>
          <w:p w:rsidR="00606259" w:rsidRDefault="00606259" w:rsidP="009B403C">
            <w:pPr>
              <w:jc w:val="center"/>
            </w:pPr>
            <w:r w:rsidRPr="00EA0A89">
              <w:rPr>
                <w:rFonts w:hint="eastAsia"/>
              </w:rPr>
              <w:t>textAlign</w:t>
            </w:r>
          </w:p>
        </w:tc>
        <w:tc>
          <w:tcPr>
            <w:tcW w:w="5142" w:type="dxa"/>
          </w:tcPr>
          <w:p w:rsidR="00606259" w:rsidRDefault="00606259" w:rsidP="00606259">
            <w:pPr>
              <w:jc w:val="left"/>
            </w:pPr>
            <w:r>
              <w:rPr>
                <w:rFonts w:hint="eastAsia"/>
              </w:rPr>
              <w:t>复选框控件文本的位置</w:t>
            </w:r>
          </w:p>
        </w:tc>
      </w:tr>
      <w:tr w:rsidR="00606259" w:rsidTr="009B403C">
        <w:tc>
          <w:tcPr>
            <w:tcW w:w="3386" w:type="dxa"/>
          </w:tcPr>
          <w:p w:rsidR="00606259" w:rsidRDefault="00606259" w:rsidP="009B403C">
            <w:pPr>
              <w:jc w:val="center"/>
            </w:pPr>
            <w:r>
              <w:rPr>
                <w:rFonts w:hint="eastAsia"/>
              </w:rPr>
              <w:t>displayPattern</w:t>
            </w:r>
          </w:p>
        </w:tc>
        <w:tc>
          <w:tcPr>
            <w:tcW w:w="5142" w:type="dxa"/>
          </w:tcPr>
          <w:p w:rsidR="00606259" w:rsidRDefault="00606259" w:rsidP="009B403C">
            <w:r>
              <w:rPr>
                <w:rFonts w:hint="eastAsia"/>
              </w:rPr>
              <w:t>封面图片显示方式，可为</w:t>
            </w:r>
          </w:p>
          <w:p w:rsidR="00606259" w:rsidRDefault="00606259" w:rsidP="009B403C">
            <w:r>
              <w:rPr>
                <w:rFonts w:hint="eastAsia"/>
              </w:rPr>
              <w:lastRenderedPageBreak/>
              <w:t>0</w:t>
            </w:r>
            <w:r>
              <w:rPr>
                <w:rFonts w:hint="eastAsia"/>
              </w:rPr>
              <w:t>：普通</w:t>
            </w:r>
          </w:p>
          <w:p w:rsidR="00606259" w:rsidRDefault="00606259" w:rsidP="009B403C">
            <w:pPr>
              <w:jc w:val="left"/>
            </w:pPr>
            <w:r>
              <w:rPr>
                <w:rFonts w:hint="eastAsia"/>
              </w:rPr>
              <w:t>1</w:t>
            </w:r>
            <w:r>
              <w:rPr>
                <w:rFonts w:hint="eastAsia"/>
              </w:rPr>
              <w:t>：四角拉伸</w:t>
            </w:r>
          </w:p>
          <w:p w:rsidR="00606259" w:rsidRDefault="00606259" w:rsidP="009B403C">
            <w:pPr>
              <w:jc w:val="left"/>
            </w:pPr>
            <w:r w:rsidRPr="00E25A2E">
              <w:rPr>
                <w:rFonts w:hint="eastAsia"/>
              </w:rPr>
              <w:t>如取值不在此范围内，</w:t>
            </w:r>
            <w:r>
              <w:rPr>
                <w:rFonts w:hint="eastAsia"/>
              </w:rPr>
              <w:t>将默认为</w:t>
            </w:r>
            <w:r>
              <w:rPr>
                <w:rFonts w:hint="eastAsia"/>
              </w:rPr>
              <w:t>0</w:t>
            </w:r>
          </w:p>
        </w:tc>
      </w:tr>
      <w:tr w:rsidR="00606259" w:rsidTr="009B403C">
        <w:tc>
          <w:tcPr>
            <w:tcW w:w="3386" w:type="dxa"/>
          </w:tcPr>
          <w:p w:rsidR="00606259" w:rsidRDefault="00606259" w:rsidP="009B403C">
            <w:pPr>
              <w:jc w:val="center"/>
            </w:pPr>
            <w:r>
              <w:rPr>
                <w:rFonts w:hint="eastAsia"/>
              </w:rPr>
              <w:lastRenderedPageBreak/>
              <w:t>key</w:t>
            </w:r>
          </w:p>
        </w:tc>
        <w:tc>
          <w:tcPr>
            <w:tcW w:w="5142" w:type="dxa"/>
          </w:tcPr>
          <w:p w:rsidR="00606259" w:rsidRPr="005E4538" w:rsidRDefault="0029093F" w:rsidP="009B403C">
            <w:pPr>
              <w:autoSpaceDE w:val="0"/>
              <w:autoSpaceDN w:val="0"/>
              <w:adjustRightInd w:val="0"/>
              <w:jc w:val="left"/>
              <w:rPr>
                <w:rFonts w:ascii="NSimSun" w:hAnsi="NSimSun" w:cs="NSimSun"/>
                <w:kern w:val="0"/>
                <w:sz w:val="19"/>
                <w:szCs w:val="19"/>
              </w:rPr>
            </w:pPr>
            <w:r>
              <w:rPr>
                <w:rFonts w:hint="eastAsia"/>
              </w:rPr>
              <w:t>复选框</w:t>
            </w:r>
            <w:r w:rsidR="00606259">
              <w:rPr>
                <w:rFonts w:hint="eastAsia"/>
              </w:rPr>
              <w:t>被触发后输出的键值</w:t>
            </w:r>
          </w:p>
        </w:tc>
      </w:tr>
      <w:tr w:rsidR="00606259" w:rsidTr="009B403C">
        <w:tc>
          <w:tcPr>
            <w:tcW w:w="3386" w:type="dxa"/>
          </w:tcPr>
          <w:p w:rsidR="00606259" w:rsidRDefault="00606259" w:rsidP="009B403C">
            <w:pPr>
              <w:jc w:val="center"/>
            </w:pPr>
            <w:r>
              <w:rPr>
                <w:rFonts w:hint="eastAsia"/>
              </w:rPr>
              <w:t>i</w:t>
            </w:r>
            <w:r>
              <w:t>m</w:t>
            </w:r>
            <w:r>
              <w:rPr>
                <w:rFonts w:hint="eastAsia"/>
              </w:rPr>
              <w:t>a</w:t>
            </w:r>
            <w:r>
              <w:t>g</w:t>
            </w:r>
            <w:r>
              <w:rPr>
                <w:rFonts w:hint="eastAsia"/>
              </w:rPr>
              <w:t>ePressed</w:t>
            </w:r>
            <w:r>
              <w:rPr>
                <w:rFonts w:hint="eastAsia"/>
              </w:rPr>
              <w:t>、</w:t>
            </w:r>
          </w:p>
          <w:p w:rsidR="00606259" w:rsidRDefault="00606259" w:rsidP="009B403C">
            <w:pPr>
              <w:jc w:val="center"/>
            </w:pPr>
            <w:r>
              <w:rPr>
                <w:rFonts w:hint="eastAsia"/>
              </w:rPr>
              <w:t>i</w:t>
            </w:r>
            <w:r>
              <w:t>m</w:t>
            </w:r>
            <w:r>
              <w:rPr>
                <w:rFonts w:hint="eastAsia"/>
              </w:rPr>
              <w:t>a</w:t>
            </w:r>
            <w:r>
              <w:t>g</w:t>
            </w:r>
            <w:r>
              <w:rPr>
                <w:rFonts w:hint="eastAsia"/>
              </w:rPr>
              <w:t>eReleased</w:t>
            </w:r>
          </w:p>
        </w:tc>
        <w:tc>
          <w:tcPr>
            <w:tcW w:w="5142" w:type="dxa"/>
          </w:tcPr>
          <w:p w:rsidR="00606259" w:rsidRDefault="0029093F" w:rsidP="009B403C">
            <w:pPr>
              <w:jc w:val="left"/>
            </w:pPr>
            <w:r>
              <w:rPr>
                <w:rFonts w:hint="eastAsia"/>
              </w:rPr>
              <w:t>复选框</w:t>
            </w:r>
            <w:r w:rsidR="00606259">
              <w:rPr>
                <w:rFonts w:hint="eastAsia"/>
              </w:rPr>
              <w:t>被压下时按钮封面装载的图片路径</w:t>
            </w:r>
          </w:p>
          <w:p w:rsidR="00606259" w:rsidRDefault="0029093F" w:rsidP="009B403C">
            <w:pPr>
              <w:jc w:val="left"/>
            </w:pPr>
            <w:r>
              <w:rPr>
                <w:rFonts w:hint="eastAsia"/>
              </w:rPr>
              <w:t>复选框</w:t>
            </w:r>
            <w:r w:rsidR="00606259">
              <w:rPr>
                <w:rFonts w:hint="eastAsia"/>
              </w:rPr>
              <w:t>弹起时按钮封面装载的图片路径</w:t>
            </w:r>
          </w:p>
          <w:p w:rsidR="00606259" w:rsidRPr="00E96574" w:rsidRDefault="00606259" w:rsidP="009B403C">
            <w:pPr>
              <w:jc w:val="left"/>
            </w:pPr>
            <w:r>
              <w:rPr>
                <w:rFonts w:hint="eastAsia"/>
              </w:rPr>
              <w:t>如路径中图片不存在，将以无图片的形式显示。</w:t>
            </w:r>
          </w:p>
        </w:tc>
      </w:tr>
      <w:tr w:rsidR="00606259" w:rsidRPr="000E4DF6" w:rsidTr="009B403C">
        <w:tc>
          <w:tcPr>
            <w:tcW w:w="3386" w:type="dxa"/>
          </w:tcPr>
          <w:p w:rsidR="00606259" w:rsidRPr="00FE20C1" w:rsidRDefault="00606259" w:rsidP="009B403C">
            <w:pPr>
              <w:jc w:val="center"/>
              <w:rPr>
                <w:color w:val="00B050"/>
              </w:rPr>
            </w:pPr>
            <w:r w:rsidRPr="00FE20C1">
              <w:rPr>
                <w:rFonts w:hint="eastAsia"/>
                <w:color w:val="00B050"/>
              </w:rPr>
              <w:t>enabled</w:t>
            </w:r>
          </w:p>
        </w:tc>
        <w:tc>
          <w:tcPr>
            <w:tcW w:w="5142" w:type="dxa"/>
          </w:tcPr>
          <w:p w:rsidR="00606259" w:rsidRDefault="00606259" w:rsidP="009B403C">
            <w:pPr>
              <w:jc w:val="left"/>
              <w:rPr>
                <w:color w:val="00B050"/>
              </w:rPr>
            </w:pPr>
            <w:r w:rsidRPr="00FE20C1">
              <w:rPr>
                <w:rFonts w:hint="eastAsia"/>
                <w:color w:val="00B050"/>
              </w:rPr>
              <w:t>是否</w:t>
            </w:r>
            <w:r>
              <w:rPr>
                <w:rFonts w:hint="eastAsia"/>
                <w:color w:val="00B050"/>
              </w:rPr>
              <w:t>触摸响应</w:t>
            </w:r>
          </w:p>
          <w:p w:rsidR="00606259" w:rsidRDefault="00606259" w:rsidP="009B403C">
            <w:pPr>
              <w:jc w:val="left"/>
              <w:rPr>
                <w:color w:val="00B050"/>
              </w:rPr>
            </w:pPr>
            <w:r>
              <w:rPr>
                <w:rFonts w:hint="eastAsia"/>
                <w:color w:val="00B050"/>
              </w:rPr>
              <w:t>取值为：</w:t>
            </w:r>
          </w:p>
          <w:p w:rsidR="00606259" w:rsidRPr="006B40C6" w:rsidRDefault="00606259" w:rsidP="009B403C">
            <w:pPr>
              <w:jc w:val="left"/>
              <w:rPr>
                <w:color w:val="00B050"/>
              </w:rPr>
            </w:pPr>
            <w:r w:rsidRPr="006B40C6">
              <w:rPr>
                <w:color w:val="00B050"/>
              </w:rPr>
              <w:t>TRUE</w:t>
            </w:r>
            <w:r>
              <w:rPr>
                <w:rFonts w:hint="eastAsia"/>
                <w:color w:val="00B050"/>
              </w:rPr>
              <w:t xml:space="preserve">  </w:t>
            </w:r>
            <w:r>
              <w:rPr>
                <w:rFonts w:hint="eastAsia"/>
                <w:color w:val="00B050"/>
              </w:rPr>
              <w:t>触摸可响应</w:t>
            </w:r>
          </w:p>
          <w:p w:rsidR="00606259" w:rsidRDefault="00606259" w:rsidP="009B403C">
            <w:pPr>
              <w:jc w:val="left"/>
              <w:rPr>
                <w:color w:val="00B050"/>
              </w:rPr>
            </w:pPr>
            <w:r w:rsidRPr="006B40C6">
              <w:rPr>
                <w:rFonts w:hint="eastAsia"/>
                <w:color w:val="00B050"/>
              </w:rPr>
              <w:t>FLASE</w:t>
            </w:r>
            <w:r>
              <w:rPr>
                <w:rFonts w:hint="eastAsia"/>
                <w:color w:val="00B050"/>
              </w:rPr>
              <w:t xml:space="preserve"> </w:t>
            </w:r>
            <w:r>
              <w:rPr>
                <w:rFonts w:hint="eastAsia"/>
                <w:color w:val="00B050"/>
              </w:rPr>
              <w:t>触摸不响应</w:t>
            </w:r>
          </w:p>
          <w:p w:rsidR="00606259" w:rsidRPr="00FE20C1" w:rsidRDefault="00606259" w:rsidP="009B403C">
            <w:pPr>
              <w:jc w:val="left"/>
              <w:rPr>
                <w:color w:val="00B050"/>
              </w:rPr>
            </w:pPr>
            <w:r>
              <w:rPr>
                <w:rFonts w:hint="eastAsia"/>
                <w:color w:val="00B050"/>
              </w:rPr>
              <w:t>如不在取值范围内，默认为</w:t>
            </w:r>
            <w:r>
              <w:rPr>
                <w:rFonts w:hint="eastAsia"/>
                <w:color w:val="00B050"/>
              </w:rPr>
              <w:t>TRUE</w:t>
            </w:r>
          </w:p>
        </w:tc>
      </w:tr>
      <w:tr w:rsidR="00606259" w:rsidRPr="000E4DF6" w:rsidTr="009B403C">
        <w:tc>
          <w:tcPr>
            <w:tcW w:w="3386" w:type="dxa"/>
          </w:tcPr>
          <w:p w:rsidR="00606259" w:rsidRPr="00B7437A" w:rsidRDefault="00606259" w:rsidP="00B7437A">
            <w:pPr>
              <w:ind w:firstLineChars="450" w:firstLine="945"/>
              <w:rPr>
                <w:rFonts w:cs="Arial"/>
                <w:shd w:val="clear" w:color="auto" w:fill="FFFFFF"/>
              </w:rPr>
            </w:pPr>
            <w:r w:rsidRPr="00B7437A">
              <w:rPr>
                <w:rFonts w:cs="Arial"/>
                <w:shd w:val="clear" w:color="auto" w:fill="FFFFFF"/>
              </w:rPr>
              <w:t>checked</w:t>
            </w:r>
          </w:p>
        </w:tc>
        <w:tc>
          <w:tcPr>
            <w:tcW w:w="5142" w:type="dxa"/>
          </w:tcPr>
          <w:p w:rsidR="00606259" w:rsidRPr="00B7437A" w:rsidRDefault="00606259" w:rsidP="00B7437A">
            <w:pPr>
              <w:jc w:val="left"/>
              <w:rPr>
                <w:rFonts w:cs="Arial"/>
                <w:shd w:val="clear" w:color="auto" w:fill="FFFFFF"/>
              </w:rPr>
            </w:pPr>
            <w:r w:rsidRPr="00B7437A">
              <w:rPr>
                <w:rFonts w:cs="Arial" w:hint="eastAsia"/>
                <w:shd w:val="clear" w:color="auto" w:fill="FFFFFF"/>
              </w:rPr>
              <w:t>是否选中</w:t>
            </w:r>
          </w:p>
          <w:p w:rsidR="00606259" w:rsidRPr="00B7437A" w:rsidRDefault="00606259" w:rsidP="00B7437A">
            <w:pPr>
              <w:jc w:val="left"/>
              <w:rPr>
                <w:rFonts w:cs="Arial"/>
                <w:shd w:val="clear" w:color="auto" w:fill="FFFFFF"/>
              </w:rPr>
            </w:pPr>
            <w:r w:rsidRPr="00B7437A">
              <w:rPr>
                <w:rFonts w:cs="Arial"/>
                <w:shd w:val="clear" w:color="auto" w:fill="FFFFFF"/>
              </w:rPr>
              <w:t>TRUE</w:t>
            </w:r>
            <w:r w:rsidRPr="00B7437A">
              <w:rPr>
                <w:rFonts w:cs="Arial" w:hint="eastAsia"/>
                <w:shd w:val="clear" w:color="auto" w:fill="FFFFFF"/>
              </w:rPr>
              <w:t xml:space="preserve">  </w:t>
            </w:r>
            <w:r w:rsidRPr="00B7437A">
              <w:rPr>
                <w:rFonts w:cs="Arial" w:hint="eastAsia"/>
                <w:shd w:val="clear" w:color="auto" w:fill="FFFFFF"/>
              </w:rPr>
              <w:t>选中</w:t>
            </w:r>
          </w:p>
          <w:p w:rsidR="00606259" w:rsidRPr="00B7437A" w:rsidRDefault="00606259" w:rsidP="00B7437A">
            <w:pPr>
              <w:jc w:val="left"/>
              <w:rPr>
                <w:rFonts w:cs="Arial"/>
                <w:shd w:val="clear" w:color="auto" w:fill="FFFFFF"/>
              </w:rPr>
            </w:pPr>
            <w:r w:rsidRPr="00B7437A">
              <w:rPr>
                <w:rFonts w:cs="Arial" w:hint="eastAsia"/>
                <w:shd w:val="clear" w:color="auto" w:fill="FFFFFF"/>
              </w:rPr>
              <w:t xml:space="preserve">FLASE  </w:t>
            </w:r>
            <w:r w:rsidRPr="00B7437A">
              <w:rPr>
                <w:rFonts w:cs="Arial" w:hint="eastAsia"/>
                <w:shd w:val="clear" w:color="auto" w:fill="FFFFFF"/>
              </w:rPr>
              <w:t>不选中</w:t>
            </w:r>
          </w:p>
          <w:p w:rsidR="00606259" w:rsidRPr="00B7437A" w:rsidRDefault="00606259" w:rsidP="00B7437A">
            <w:pPr>
              <w:rPr>
                <w:rFonts w:cs="Arial"/>
                <w:shd w:val="clear" w:color="auto" w:fill="FFFFFF"/>
              </w:rPr>
            </w:pPr>
            <w:r w:rsidRPr="00B7437A">
              <w:rPr>
                <w:rFonts w:cs="Arial" w:hint="eastAsia"/>
                <w:shd w:val="clear" w:color="auto" w:fill="FFFFFF"/>
              </w:rPr>
              <w:t>如不在取值范围内，默认为</w:t>
            </w:r>
            <w:r w:rsidR="008566E8" w:rsidRPr="00B7437A">
              <w:rPr>
                <w:rFonts w:cs="Arial" w:hint="eastAsia"/>
                <w:shd w:val="clear" w:color="auto" w:fill="FFFFFF"/>
              </w:rPr>
              <w:t xml:space="preserve">FLASE </w:t>
            </w:r>
          </w:p>
        </w:tc>
      </w:tr>
      <w:tr w:rsidR="00606259" w:rsidRPr="000E4DF6" w:rsidTr="009B403C">
        <w:tc>
          <w:tcPr>
            <w:tcW w:w="3386" w:type="dxa"/>
          </w:tcPr>
          <w:p w:rsidR="00606259" w:rsidRPr="00B92F2D" w:rsidRDefault="00606259" w:rsidP="009B403C">
            <w:pPr>
              <w:ind w:firstLineChars="450" w:firstLine="945"/>
              <w:rPr>
                <w:rFonts w:cs="Arial"/>
                <w:shd w:val="clear" w:color="auto" w:fill="FFFFFF"/>
              </w:rPr>
            </w:pPr>
            <w:r w:rsidRPr="00B92F2D">
              <w:rPr>
                <w:rFonts w:cs="Arial"/>
                <w:shd w:val="clear" w:color="auto" w:fill="FFFFFF"/>
              </w:rPr>
              <w:t>imageDisabled</w:t>
            </w:r>
          </w:p>
        </w:tc>
        <w:tc>
          <w:tcPr>
            <w:tcW w:w="5142" w:type="dxa"/>
          </w:tcPr>
          <w:p w:rsidR="00606259" w:rsidRDefault="0029093F" w:rsidP="009B403C">
            <w:pPr>
              <w:jc w:val="left"/>
            </w:pPr>
            <w:r>
              <w:rPr>
                <w:rFonts w:hint="eastAsia"/>
              </w:rPr>
              <w:t>复选框</w:t>
            </w:r>
            <w:r w:rsidR="00606259" w:rsidRPr="00CE4ED7">
              <w:rPr>
                <w:rFonts w:hint="eastAsia"/>
              </w:rPr>
              <w:t>失效时装载的图片</w:t>
            </w:r>
            <w:r w:rsidR="00606259">
              <w:rPr>
                <w:rFonts w:hint="eastAsia"/>
              </w:rPr>
              <w:t>路径</w:t>
            </w:r>
          </w:p>
          <w:p w:rsidR="00606259" w:rsidRPr="003B13CB" w:rsidRDefault="00606259" w:rsidP="009B403C">
            <w:r>
              <w:rPr>
                <w:rFonts w:hint="eastAsia"/>
              </w:rPr>
              <w:t>如路径中图片不存在，将以无图片的形式显示。</w:t>
            </w:r>
          </w:p>
        </w:tc>
      </w:tr>
    </w:tbl>
    <w:p w:rsidR="00606259" w:rsidRDefault="00606259" w:rsidP="00606259"/>
    <w:p w:rsidR="00876D05" w:rsidRDefault="0046635B" w:rsidP="00876D05">
      <w:pPr>
        <w:pStyle w:val="3"/>
        <w:numPr>
          <w:ilvl w:val="0"/>
          <w:numId w:val="0"/>
        </w:numPr>
        <w:ind w:left="284"/>
      </w:pPr>
      <w:bookmarkStart w:id="29" w:name="_Toc449080451"/>
      <w:r>
        <w:rPr>
          <w:rFonts w:hint="eastAsia"/>
        </w:rPr>
        <w:t>4.2.9</w:t>
      </w:r>
      <w:r w:rsidR="00876D05">
        <w:rPr>
          <w:rFonts w:hint="eastAsia"/>
        </w:rPr>
        <w:t>单选框（</w:t>
      </w:r>
      <w:r w:rsidR="00876D05" w:rsidRPr="00876D05">
        <w:rPr>
          <w:rFonts w:ascii="Calibri" w:hAnsi="Calibri" w:cs="Calibri"/>
          <w:szCs w:val="21"/>
        </w:rPr>
        <w:t>RadioButton</w:t>
      </w:r>
      <w:r w:rsidR="00876D05">
        <w:rPr>
          <w:rFonts w:hint="eastAsia"/>
        </w:rPr>
        <w:t>）</w:t>
      </w:r>
      <w:bookmarkEnd w:id="29"/>
    </w:p>
    <w:p w:rsidR="00876D05" w:rsidRDefault="00876D05" w:rsidP="00876D0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6"/>
        <w:gridCol w:w="5142"/>
      </w:tblGrid>
      <w:tr w:rsidR="00876D05" w:rsidRPr="00887BFA" w:rsidTr="009B403C">
        <w:tc>
          <w:tcPr>
            <w:tcW w:w="3386" w:type="dxa"/>
            <w:shd w:val="clear" w:color="auto" w:fill="BFBFBF"/>
          </w:tcPr>
          <w:p w:rsidR="00876D05" w:rsidRPr="00887BFA" w:rsidRDefault="00876D05" w:rsidP="009B403C">
            <w:pPr>
              <w:jc w:val="center"/>
              <w:rPr>
                <w:b/>
              </w:rPr>
            </w:pPr>
            <w:r w:rsidRPr="00887BFA">
              <w:rPr>
                <w:rFonts w:hint="eastAsia"/>
                <w:b/>
              </w:rPr>
              <w:t>属性名称</w:t>
            </w:r>
          </w:p>
        </w:tc>
        <w:tc>
          <w:tcPr>
            <w:tcW w:w="5142" w:type="dxa"/>
            <w:shd w:val="clear" w:color="auto" w:fill="BFBFBF"/>
          </w:tcPr>
          <w:p w:rsidR="00876D05" w:rsidRPr="00887BFA" w:rsidRDefault="00876D05" w:rsidP="009B403C">
            <w:pPr>
              <w:jc w:val="center"/>
              <w:rPr>
                <w:b/>
              </w:rPr>
            </w:pPr>
            <w:r w:rsidRPr="00887BFA">
              <w:rPr>
                <w:rFonts w:hint="eastAsia"/>
                <w:b/>
              </w:rPr>
              <w:t>属性说明</w:t>
            </w:r>
          </w:p>
        </w:tc>
      </w:tr>
      <w:tr w:rsidR="00876D05" w:rsidTr="009B403C">
        <w:tc>
          <w:tcPr>
            <w:tcW w:w="3386" w:type="dxa"/>
          </w:tcPr>
          <w:p w:rsidR="00876D05" w:rsidRDefault="00876D05" w:rsidP="009B403C">
            <w:pPr>
              <w:jc w:val="center"/>
            </w:pPr>
            <w:r>
              <w:rPr>
                <w:rFonts w:hint="eastAsia"/>
              </w:rPr>
              <w:t>name</w:t>
            </w:r>
          </w:p>
        </w:tc>
        <w:tc>
          <w:tcPr>
            <w:tcW w:w="5142" w:type="dxa"/>
          </w:tcPr>
          <w:p w:rsidR="00876D05" w:rsidRDefault="00876D05" w:rsidP="009B403C">
            <w:pPr>
              <w:jc w:val="left"/>
            </w:pPr>
            <w:r>
              <w:rPr>
                <w:rFonts w:hint="eastAsia"/>
              </w:rPr>
              <w:t>控件的名称，是控件在页中的唯一标识</w:t>
            </w:r>
          </w:p>
        </w:tc>
      </w:tr>
      <w:tr w:rsidR="00876D05" w:rsidTr="009B403C">
        <w:tc>
          <w:tcPr>
            <w:tcW w:w="3386" w:type="dxa"/>
          </w:tcPr>
          <w:p w:rsidR="00876D05" w:rsidRPr="00FE20C1" w:rsidRDefault="00876D05" w:rsidP="009B403C">
            <w:pPr>
              <w:jc w:val="center"/>
              <w:rPr>
                <w:color w:val="00B050"/>
              </w:rPr>
            </w:pPr>
            <w:r w:rsidRPr="00FE20C1">
              <w:rPr>
                <w:rFonts w:hint="eastAsia"/>
                <w:color w:val="00B050"/>
              </w:rPr>
              <w:t>value</w:t>
            </w:r>
          </w:p>
        </w:tc>
        <w:tc>
          <w:tcPr>
            <w:tcW w:w="5142" w:type="dxa"/>
          </w:tcPr>
          <w:p w:rsidR="00876D05" w:rsidRPr="00FE20C1" w:rsidRDefault="00876D05" w:rsidP="009B403C">
            <w:pPr>
              <w:jc w:val="left"/>
              <w:rPr>
                <w:color w:val="00B050"/>
              </w:rPr>
            </w:pPr>
            <w:r w:rsidRPr="00DB5DF9">
              <w:rPr>
                <w:rFonts w:hint="eastAsia"/>
                <w:color w:val="00B050"/>
              </w:rPr>
              <w:t>静态文本的显示内容，如果字符串的宽度大于控件宽度将超出的部分显示三个黑点</w:t>
            </w:r>
          </w:p>
        </w:tc>
      </w:tr>
      <w:tr w:rsidR="00876D05" w:rsidTr="009B403C">
        <w:tc>
          <w:tcPr>
            <w:tcW w:w="3386" w:type="dxa"/>
          </w:tcPr>
          <w:p w:rsidR="00876D05" w:rsidRDefault="00876D05" w:rsidP="009B403C">
            <w:pPr>
              <w:jc w:val="center"/>
            </w:pPr>
            <w:r>
              <w:rPr>
                <w:rFonts w:hint="eastAsia"/>
              </w:rPr>
              <w:t>x</w:t>
            </w:r>
          </w:p>
        </w:tc>
        <w:tc>
          <w:tcPr>
            <w:tcW w:w="5142" w:type="dxa"/>
          </w:tcPr>
          <w:p w:rsidR="00876D05" w:rsidRDefault="00876D05" w:rsidP="009B403C">
            <w:pPr>
              <w:jc w:val="left"/>
            </w:pPr>
            <w:r>
              <w:rPr>
                <w:rFonts w:hint="eastAsia"/>
              </w:rPr>
              <w:t>控件相对页的横坐标</w:t>
            </w:r>
          </w:p>
        </w:tc>
      </w:tr>
      <w:tr w:rsidR="00876D05" w:rsidTr="009B403C">
        <w:tc>
          <w:tcPr>
            <w:tcW w:w="3386" w:type="dxa"/>
          </w:tcPr>
          <w:p w:rsidR="00876D05" w:rsidRDefault="00876D05" w:rsidP="009B403C">
            <w:pPr>
              <w:jc w:val="center"/>
            </w:pPr>
            <w:r>
              <w:rPr>
                <w:rFonts w:hint="eastAsia"/>
              </w:rPr>
              <w:t>y</w:t>
            </w:r>
          </w:p>
        </w:tc>
        <w:tc>
          <w:tcPr>
            <w:tcW w:w="5142" w:type="dxa"/>
          </w:tcPr>
          <w:p w:rsidR="00876D05" w:rsidRDefault="00876D05" w:rsidP="009B403C">
            <w:pPr>
              <w:jc w:val="left"/>
            </w:pPr>
            <w:r>
              <w:rPr>
                <w:rFonts w:hint="eastAsia"/>
              </w:rPr>
              <w:t>控件相对页的纵坐标</w:t>
            </w:r>
          </w:p>
        </w:tc>
      </w:tr>
      <w:tr w:rsidR="00876D05" w:rsidTr="009B403C">
        <w:tc>
          <w:tcPr>
            <w:tcW w:w="3386" w:type="dxa"/>
          </w:tcPr>
          <w:p w:rsidR="00876D05" w:rsidRDefault="00876D05" w:rsidP="009B403C">
            <w:pPr>
              <w:jc w:val="center"/>
            </w:pPr>
            <w:r>
              <w:rPr>
                <w:rFonts w:hint="eastAsia"/>
              </w:rPr>
              <w:t>layoutWidth</w:t>
            </w:r>
          </w:p>
        </w:tc>
        <w:tc>
          <w:tcPr>
            <w:tcW w:w="5142" w:type="dxa"/>
          </w:tcPr>
          <w:p w:rsidR="00876D05" w:rsidRDefault="00876D05" w:rsidP="009B403C">
            <w:r>
              <w:rPr>
                <w:rFonts w:hint="eastAsia"/>
              </w:rPr>
              <w:t>控件的宽度。</w:t>
            </w:r>
          </w:p>
        </w:tc>
      </w:tr>
      <w:tr w:rsidR="00876D05" w:rsidTr="009B403C">
        <w:tc>
          <w:tcPr>
            <w:tcW w:w="3386" w:type="dxa"/>
          </w:tcPr>
          <w:p w:rsidR="00876D05" w:rsidRPr="00E2094E" w:rsidRDefault="00876D05" w:rsidP="009B403C">
            <w:pPr>
              <w:jc w:val="center"/>
            </w:pPr>
            <w:r>
              <w:rPr>
                <w:rFonts w:hint="eastAsia"/>
              </w:rPr>
              <w:t>layoutHeight</w:t>
            </w:r>
          </w:p>
        </w:tc>
        <w:tc>
          <w:tcPr>
            <w:tcW w:w="5142" w:type="dxa"/>
          </w:tcPr>
          <w:p w:rsidR="00876D05" w:rsidRDefault="00876D05" w:rsidP="009B403C">
            <w:r>
              <w:rPr>
                <w:rFonts w:hint="eastAsia"/>
              </w:rPr>
              <w:t>控件的高度。</w:t>
            </w:r>
          </w:p>
        </w:tc>
      </w:tr>
      <w:tr w:rsidR="00876D05" w:rsidTr="009B403C">
        <w:tc>
          <w:tcPr>
            <w:tcW w:w="3386" w:type="dxa"/>
          </w:tcPr>
          <w:p w:rsidR="00876D05" w:rsidRDefault="00876D05" w:rsidP="009B403C">
            <w:pPr>
              <w:jc w:val="center"/>
            </w:pPr>
            <w:r>
              <w:rPr>
                <w:rFonts w:hint="eastAsia"/>
              </w:rPr>
              <w:t>fgColor</w:t>
            </w:r>
          </w:p>
        </w:tc>
        <w:tc>
          <w:tcPr>
            <w:tcW w:w="5142" w:type="dxa"/>
          </w:tcPr>
          <w:p w:rsidR="00876D05" w:rsidRDefault="00876D05" w:rsidP="009B403C">
            <w:pPr>
              <w:jc w:val="left"/>
            </w:pPr>
            <w:r>
              <w:rPr>
                <w:rFonts w:hint="eastAsia"/>
              </w:rPr>
              <w:t>显示文本的颜色，取值范围（</w:t>
            </w:r>
            <w:r>
              <w:rPr>
                <w:rFonts w:hint="eastAsia"/>
              </w:rPr>
              <w:t>0-FFFFFFFF</w:t>
            </w:r>
            <w:r>
              <w:rPr>
                <w:rFonts w:hint="eastAsia"/>
              </w:rPr>
              <w:t>，以</w:t>
            </w:r>
            <w:r>
              <w:rPr>
                <w:rFonts w:hint="eastAsia"/>
              </w:rPr>
              <w:t>16</w:t>
            </w:r>
            <w:r>
              <w:rPr>
                <w:rFonts w:hint="eastAsia"/>
              </w:rPr>
              <w:t>进制数表示。</w:t>
            </w:r>
            <w:r w:rsidRPr="00EE41B4">
              <w:rPr>
                <w:rFonts w:hint="eastAsia"/>
              </w:rPr>
              <w:t>如取值不在此范围内，</w:t>
            </w:r>
            <w:r>
              <w:rPr>
                <w:rFonts w:hint="eastAsia"/>
              </w:rPr>
              <w:t>默认为：</w:t>
            </w:r>
            <w:r>
              <w:rPr>
                <w:rFonts w:hint="eastAsia"/>
              </w:rPr>
              <w:t>"#00000000"</w:t>
            </w:r>
            <w:r>
              <w:rPr>
                <w:rFonts w:hint="eastAsia"/>
              </w:rPr>
              <w:t>，以后六位为准。前两位</w:t>
            </w:r>
            <w:r>
              <w:rPr>
                <w:rFonts w:hint="eastAsia"/>
              </w:rPr>
              <w:t>FF</w:t>
            </w:r>
            <w:r>
              <w:rPr>
                <w:rFonts w:hint="eastAsia"/>
              </w:rPr>
              <w:t>为扩展用，目前无效。</w:t>
            </w:r>
            <w:r>
              <w:rPr>
                <w:rFonts w:hint="eastAsia"/>
              </w:rPr>
              <w:t>)</w:t>
            </w:r>
          </w:p>
        </w:tc>
      </w:tr>
      <w:tr w:rsidR="00876D05" w:rsidTr="009B403C">
        <w:tc>
          <w:tcPr>
            <w:tcW w:w="3386" w:type="dxa"/>
          </w:tcPr>
          <w:p w:rsidR="00876D05" w:rsidRDefault="00876D05" w:rsidP="009B403C">
            <w:pPr>
              <w:jc w:val="center"/>
            </w:pPr>
            <w:r>
              <w:rPr>
                <w:rFonts w:hint="eastAsia"/>
              </w:rPr>
              <w:t>fontSize</w:t>
            </w:r>
          </w:p>
        </w:tc>
        <w:tc>
          <w:tcPr>
            <w:tcW w:w="5142" w:type="dxa"/>
          </w:tcPr>
          <w:p w:rsidR="00876D05" w:rsidRDefault="00876D05" w:rsidP="009B403C">
            <w:pPr>
              <w:rPr>
                <w:color w:val="000000"/>
              </w:rPr>
            </w:pPr>
            <w:r>
              <w:rPr>
                <w:rFonts w:hint="eastAsia"/>
              </w:rPr>
              <w:t>字符的大小，取值范围</w:t>
            </w:r>
            <w:r w:rsidRPr="000D2286">
              <w:rPr>
                <w:rFonts w:hint="eastAsia"/>
                <w:color w:val="000000"/>
              </w:rPr>
              <w:t>（</w:t>
            </w:r>
            <w:r>
              <w:rPr>
                <w:rFonts w:hint="eastAsia"/>
                <w:color w:val="000000"/>
              </w:rPr>
              <w:t>5</w:t>
            </w:r>
            <w:r w:rsidRPr="000D2286">
              <w:rPr>
                <w:rFonts w:hint="eastAsia"/>
                <w:color w:val="000000"/>
              </w:rPr>
              <w:t>-100</w:t>
            </w:r>
            <w:r w:rsidRPr="000D2286">
              <w:rPr>
                <w:rFonts w:hint="eastAsia"/>
                <w:color w:val="000000"/>
              </w:rPr>
              <w:t>）</w:t>
            </w:r>
            <w:r>
              <w:rPr>
                <w:rFonts w:hint="eastAsia"/>
                <w:color w:val="000000"/>
              </w:rPr>
              <w:t>。</w:t>
            </w:r>
          </w:p>
          <w:p w:rsidR="00876D05" w:rsidRDefault="00876D05" w:rsidP="009B403C">
            <w:r w:rsidRPr="00E25A2E">
              <w:rPr>
                <w:rFonts w:hint="eastAsia"/>
              </w:rPr>
              <w:t>如取值不在此范围内，</w:t>
            </w:r>
            <w:r>
              <w:rPr>
                <w:rFonts w:hint="eastAsia"/>
              </w:rPr>
              <w:t>fontSize</w:t>
            </w:r>
            <w:r>
              <w:rPr>
                <w:rFonts w:hint="eastAsia"/>
              </w:rPr>
              <w:t>默认为</w:t>
            </w:r>
            <w:r>
              <w:rPr>
                <w:rFonts w:hint="eastAsia"/>
              </w:rPr>
              <w:t>5</w:t>
            </w:r>
          </w:p>
          <w:p w:rsidR="00876D05" w:rsidRPr="00677844" w:rsidRDefault="00876D05" w:rsidP="009B403C">
            <w:r>
              <w:rPr>
                <w:rFonts w:hint="eastAsia"/>
              </w:rPr>
              <w:t>如取值</w:t>
            </w:r>
            <w:r>
              <w:rPr>
                <w:rFonts w:hint="eastAsia"/>
              </w:rPr>
              <w:t>fontSize &gt; layoutHeight</w:t>
            </w:r>
            <w:r>
              <w:rPr>
                <w:rFonts w:hint="eastAsia"/>
              </w:rPr>
              <w:t>，将显示不出文字。</w:t>
            </w:r>
          </w:p>
        </w:tc>
      </w:tr>
      <w:tr w:rsidR="00876D05" w:rsidTr="009B403C">
        <w:tc>
          <w:tcPr>
            <w:tcW w:w="3386" w:type="dxa"/>
          </w:tcPr>
          <w:p w:rsidR="00876D05" w:rsidRDefault="00876D05" w:rsidP="009B403C">
            <w:pPr>
              <w:jc w:val="center"/>
            </w:pPr>
            <w:r>
              <w:rPr>
                <w:rFonts w:hint="eastAsia"/>
              </w:rPr>
              <w:t>imageAlign</w:t>
            </w:r>
          </w:p>
        </w:tc>
        <w:tc>
          <w:tcPr>
            <w:tcW w:w="5142" w:type="dxa"/>
          </w:tcPr>
          <w:p w:rsidR="00876D05" w:rsidRDefault="0029093F" w:rsidP="009B403C">
            <w:pPr>
              <w:jc w:val="left"/>
            </w:pPr>
            <w:r>
              <w:rPr>
                <w:rFonts w:hint="eastAsia"/>
              </w:rPr>
              <w:t>单</w:t>
            </w:r>
            <w:r w:rsidR="00876D05">
              <w:rPr>
                <w:rFonts w:hint="eastAsia"/>
              </w:rPr>
              <w:t>选框控件内部图标的位置</w:t>
            </w:r>
          </w:p>
        </w:tc>
      </w:tr>
      <w:tr w:rsidR="00876D05" w:rsidTr="009B403C">
        <w:tc>
          <w:tcPr>
            <w:tcW w:w="3386" w:type="dxa"/>
          </w:tcPr>
          <w:p w:rsidR="00876D05" w:rsidRDefault="00876D05" w:rsidP="009B403C">
            <w:pPr>
              <w:jc w:val="center"/>
            </w:pPr>
            <w:r w:rsidRPr="00EA0A89">
              <w:rPr>
                <w:rFonts w:hint="eastAsia"/>
              </w:rPr>
              <w:t>textAlign</w:t>
            </w:r>
          </w:p>
        </w:tc>
        <w:tc>
          <w:tcPr>
            <w:tcW w:w="5142" w:type="dxa"/>
          </w:tcPr>
          <w:p w:rsidR="00876D05" w:rsidRDefault="0029093F" w:rsidP="009B403C">
            <w:pPr>
              <w:jc w:val="left"/>
            </w:pPr>
            <w:r>
              <w:rPr>
                <w:rFonts w:hint="eastAsia"/>
              </w:rPr>
              <w:t>单选框</w:t>
            </w:r>
            <w:r w:rsidR="00876D05">
              <w:rPr>
                <w:rFonts w:hint="eastAsia"/>
              </w:rPr>
              <w:t>控件文本的位置</w:t>
            </w:r>
          </w:p>
        </w:tc>
      </w:tr>
      <w:tr w:rsidR="00876D05" w:rsidTr="009B403C">
        <w:tc>
          <w:tcPr>
            <w:tcW w:w="3386" w:type="dxa"/>
          </w:tcPr>
          <w:p w:rsidR="00876D05" w:rsidRDefault="00876D05" w:rsidP="009B403C">
            <w:pPr>
              <w:jc w:val="center"/>
            </w:pPr>
            <w:r>
              <w:rPr>
                <w:rFonts w:hint="eastAsia"/>
              </w:rPr>
              <w:t>displayPattern</w:t>
            </w:r>
          </w:p>
        </w:tc>
        <w:tc>
          <w:tcPr>
            <w:tcW w:w="5142" w:type="dxa"/>
          </w:tcPr>
          <w:p w:rsidR="00876D05" w:rsidRDefault="00876D05" w:rsidP="009B403C">
            <w:r>
              <w:rPr>
                <w:rFonts w:hint="eastAsia"/>
              </w:rPr>
              <w:t>封面图片显示方式，可为</w:t>
            </w:r>
          </w:p>
          <w:p w:rsidR="00876D05" w:rsidRDefault="00876D05" w:rsidP="009B403C">
            <w:r>
              <w:rPr>
                <w:rFonts w:hint="eastAsia"/>
              </w:rPr>
              <w:t>0</w:t>
            </w:r>
            <w:r>
              <w:rPr>
                <w:rFonts w:hint="eastAsia"/>
              </w:rPr>
              <w:t>：普通</w:t>
            </w:r>
          </w:p>
          <w:p w:rsidR="00876D05" w:rsidRDefault="00876D05" w:rsidP="009B403C">
            <w:pPr>
              <w:jc w:val="left"/>
            </w:pPr>
            <w:r>
              <w:rPr>
                <w:rFonts w:hint="eastAsia"/>
              </w:rPr>
              <w:t>1</w:t>
            </w:r>
            <w:r>
              <w:rPr>
                <w:rFonts w:hint="eastAsia"/>
              </w:rPr>
              <w:t>：四角拉伸</w:t>
            </w:r>
          </w:p>
          <w:p w:rsidR="00876D05" w:rsidRDefault="00876D05" w:rsidP="009B403C">
            <w:pPr>
              <w:jc w:val="left"/>
            </w:pPr>
            <w:r w:rsidRPr="00E25A2E">
              <w:rPr>
                <w:rFonts w:hint="eastAsia"/>
              </w:rPr>
              <w:t>如取值不在此范围内，</w:t>
            </w:r>
            <w:r>
              <w:rPr>
                <w:rFonts w:hint="eastAsia"/>
              </w:rPr>
              <w:t>将默认为</w:t>
            </w:r>
            <w:r>
              <w:rPr>
                <w:rFonts w:hint="eastAsia"/>
              </w:rPr>
              <w:t>0</w:t>
            </w:r>
          </w:p>
        </w:tc>
      </w:tr>
      <w:tr w:rsidR="00876D05" w:rsidTr="009B403C">
        <w:tc>
          <w:tcPr>
            <w:tcW w:w="3386" w:type="dxa"/>
          </w:tcPr>
          <w:p w:rsidR="00876D05" w:rsidRDefault="00876D05" w:rsidP="009B403C">
            <w:pPr>
              <w:jc w:val="center"/>
            </w:pPr>
            <w:r>
              <w:rPr>
                <w:rFonts w:hint="eastAsia"/>
              </w:rPr>
              <w:lastRenderedPageBreak/>
              <w:t>key</w:t>
            </w:r>
          </w:p>
        </w:tc>
        <w:tc>
          <w:tcPr>
            <w:tcW w:w="5142" w:type="dxa"/>
          </w:tcPr>
          <w:p w:rsidR="00876D05" w:rsidRPr="005E4538" w:rsidRDefault="0029093F" w:rsidP="009B403C">
            <w:pPr>
              <w:autoSpaceDE w:val="0"/>
              <w:autoSpaceDN w:val="0"/>
              <w:adjustRightInd w:val="0"/>
              <w:jc w:val="left"/>
              <w:rPr>
                <w:rFonts w:ascii="NSimSun" w:hAnsi="NSimSun" w:cs="NSimSun"/>
                <w:kern w:val="0"/>
                <w:sz w:val="19"/>
                <w:szCs w:val="19"/>
              </w:rPr>
            </w:pPr>
            <w:r>
              <w:rPr>
                <w:rFonts w:hint="eastAsia"/>
              </w:rPr>
              <w:t>单选框</w:t>
            </w:r>
            <w:r w:rsidR="00876D05">
              <w:rPr>
                <w:rFonts w:hint="eastAsia"/>
              </w:rPr>
              <w:t>被触发后输出的键值</w:t>
            </w:r>
          </w:p>
        </w:tc>
      </w:tr>
      <w:tr w:rsidR="00876D05" w:rsidTr="009B403C">
        <w:tc>
          <w:tcPr>
            <w:tcW w:w="3386" w:type="dxa"/>
          </w:tcPr>
          <w:p w:rsidR="00876D05" w:rsidRDefault="00876D05" w:rsidP="009B403C">
            <w:pPr>
              <w:jc w:val="center"/>
            </w:pPr>
            <w:r>
              <w:rPr>
                <w:rFonts w:hint="eastAsia"/>
              </w:rPr>
              <w:t>i</w:t>
            </w:r>
            <w:r>
              <w:t>m</w:t>
            </w:r>
            <w:r>
              <w:rPr>
                <w:rFonts w:hint="eastAsia"/>
              </w:rPr>
              <w:t>a</w:t>
            </w:r>
            <w:r>
              <w:t>g</w:t>
            </w:r>
            <w:r>
              <w:rPr>
                <w:rFonts w:hint="eastAsia"/>
              </w:rPr>
              <w:t>ePressed</w:t>
            </w:r>
            <w:r>
              <w:rPr>
                <w:rFonts w:hint="eastAsia"/>
              </w:rPr>
              <w:t>、</w:t>
            </w:r>
          </w:p>
          <w:p w:rsidR="00876D05" w:rsidRDefault="00876D05" w:rsidP="009B403C">
            <w:pPr>
              <w:jc w:val="center"/>
            </w:pPr>
            <w:r>
              <w:rPr>
                <w:rFonts w:hint="eastAsia"/>
              </w:rPr>
              <w:t>i</w:t>
            </w:r>
            <w:r>
              <w:t>m</w:t>
            </w:r>
            <w:r>
              <w:rPr>
                <w:rFonts w:hint="eastAsia"/>
              </w:rPr>
              <w:t>a</w:t>
            </w:r>
            <w:r>
              <w:t>g</w:t>
            </w:r>
            <w:r>
              <w:rPr>
                <w:rFonts w:hint="eastAsia"/>
              </w:rPr>
              <w:t>eReleased</w:t>
            </w:r>
          </w:p>
        </w:tc>
        <w:tc>
          <w:tcPr>
            <w:tcW w:w="5142" w:type="dxa"/>
          </w:tcPr>
          <w:p w:rsidR="00876D05" w:rsidRDefault="0029093F" w:rsidP="009B403C">
            <w:pPr>
              <w:jc w:val="left"/>
            </w:pPr>
            <w:r>
              <w:rPr>
                <w:rFonts w:hint="eastAsia"/>
              </w:rPr>
              <w:t>单选框</w:t>
            </w:r>
            <w:r w:rsidR="00876D05">
              <w:rPr>
                <w:rFonts w:hint="eastAsia"/>
              </w:rPr>
              <w:t>被压下时按钮封面装载的图片路径</w:t>
            </w:r>
          </w:p>
          <w:p w:rsidR="00876D05" w:rsidRDefault="0029093F" w:rsidP="009B403C">
            <w:pPr>
              <w:jc w:val="left"/>
            </w:pPr>
            <w:r>
              <w:rPr>
                <w:rFonts w:hint="eastAsia"/>
              </w:rPr>
              <w:t>单选框</w:t>
            </w:r>
            <w:r w:rsidR="00876D05">
              <w:rPr>
                <w:rFonts w:hint="eastAsia"/>
              </w:rPr>
              <w:t>弹起时按钮封面装载的图片路径</w:t>
            </w:r>
          </w:p>
          <w:p w:rsidR="00876D05" w:rsidRPr="00E96574" w:rsidRDefault="00876D05" w:rsidP="009B403C">
            <w:pPr>
              <w:jc w:val="left"/>
            </w:pPr>
            <w:r>
              <w:rPr>
                <w:rFonts w:hint="eastAsia"/>
              </w:rPr>
              <w:t>如路径中图片不存在，将以无图片的形式显示。</w:t>
            </w:r>
          </w:p>
        </w:tc>
      </w:tr>
      <w:tr w:rsidR="00876D05" w:rsidRPr="000E4DF6" w:rsidTr="009B403C">
        <w:tc>
          <w:tcPr>
            <w:tcW w:w="3386" w:type="dxa"/>
          </w:tcPr>
          <w:p w:rsidR="00876D05" w:rsidRPr="00FE20C1" w:rsidRDefault="00876D05" w:rsidP="009B403C">
            <w:pPr>
              <w:jc w:val="center"/>
              <w:rPr>
                <w:color w:val="00B050"/>
              </w:rPr>
            </w:pPr>
            <w:r w:rsidRPr="00FE20C1">
              <w:rPr>
                <w:rFonts w:hint="eastAsia"/>
                <w:color w:val="00B050"/>
              </w:rPr>
              <w:t>enabled</w:t>
            </w:r>
          </w:p>
        </w:tc>
        <w:tc>
          <w:tcPr>
            <w:tcW w:w="5142" w:type="dxa"/>
          </w:tcPr>
          <w:p w:rsidR="00876D05" w:rsidRDefault="00876D05" w:rsidP="009B403C">
            <w:pPr>
              <w:jc w:val="left"/>
              <w:rPr>
                <w:color w:val="00B050"/>
              </w:rPr>
            </w:pPr>
            <w:r w:rsidRPr="00FE20C1">
              <w:rPr>
                <w:rFonts w:hint="eastAsia"/>
                <w:color w:val="00B050"/>
              </w:rPr>
              <w:t>是否</w:t>
            </w:r>
            <w:r>
              <w:rPr>
                <w:rFonts w:hint="eastAsia"/>
                <w:color w:val="00B050"/>
              </w:rPr>
              <w:t>触摸响应</w:t>
            </w:r>
          </w:p>
          <w:p w:rsidR="00876D05" w:rsidRDefault="00876D05" w:rsidP="009B403C">
            <w:pPr>
              <w:jc w:val="left"/>
              <w:rPr>
                <w:color w:val="00B050"/>
              </w:rPr>
            </w:pPr>
            <w:r>
              <w:rPr>
                <w:rFonts w:hint="eastAsia"/>
                <w:color w:val="00B050"/>
              </w:rPr>
              <w:t>取值为：</w:t>
            </w:r>
          </w:p>
          <w:p w:rsidR="00876D05" w:rsidRPr="006B40C6" w:rsidRDefault="00876D05" w:rsidP="009B403C">
            <w:pPr>
              <w:jc w:val="left"/>
              <w:rPr>
                <w:color w:val="00B050"/>
              </w:rPr>
            </w:pPr>
            <w:r w:rsidRPr="006B40C6">
              <w:rPr>
                <w:color w:val="00B050"/>
              </w:rPr>
              <w:t>TRUE</w:t>
            </w:r>
            <w:r>
              <w:rPr>
                <w:rFonts w:hint="eastAsia"/>
                <w:color w:val="00B050"/>
              </w:rPr>
              <w:t xml:space="preserve">  </w:t>
            </w:r>
            <w:r>
              <w:rPr>
                <w:rFonts w:hint="eastAsia"/>
                <w:color w:val="00B050"/>
              </w:rPr>
              <w:t>触摸可响应</w:t>
            </w:r>
          </w:p>
          <w:p w:rsidR="00876D05" w:rsidRDefault="00876D05" w:rsidP="009B403C">
            <w:pPr>
              <w:jc w:val="left"/>
              <w:rPr>
                <w:color w:val="00B050"/>
              </w:rPr>
            </w:pPr>
            <w:r w:rsidRPr="006B40C6">
              <w:rPr>
                <w:rFonts w:hint="eastAsia"/>
                <w:color w:val="00B050"/>
              </w:rPr>
              <w:t>FLASE</w:t>
            </w:r>
            <w:r>
              <w:rPr>
                <w:rFonts w:hint="eastAsia"/>
                <w:color w:val="00B050"/>
              </w:rPr>
              <w:t xml:space="preserve"> </w:t>
            </w:r>
            <w:r>
              <w:rPr>
                <w:rFonts w:hint="eastAsia"/>
                <w:color w:val="00B050"/>
              </w:rPr>
              <w:t>触摸不响应</w:t>
            </w:r>
          </w:p>
          <w:p w:rsidR="00876D05" w:rsidRPr="00FE20C1" w:rsidRDefault="00876D05" w:rsidP="009B403C">
            <w:pPr>
              <w:jc w:val="left"/>
              <w:rPr>
                <w:color w:val="00B050"/>
              </w:rPr>
            </w:pPr>
            <w:r>
              <w:rPr>
                <w:rFonts w:hint="eastAsia"/>
                <w:color w:val="00B050"/>
              </w:rPr>
              <w:t>如不在取值范围内，默认为</w:t>
            </w:r>
            <w:r>
              <w:rPr>
                <w:rFonts w:hint="eastAsia"/>
                <w:color w:val="00B050"/>
              </w:rPr>
              <w:t>TRUE</w:t>
            </w:r>
          </w:p>
        </w:tc>
      </w:tr>
      <w:tr w:rsidR="00876D05" w:rsidRPr="000E4DF6" w:rsidTr="009B403C">
        <w:tc>
          <w:tcPr>
            <w:tcW w:w="3386" w:type="dxa"/>
          </w:tcPr>
          <w:p w:rsidR="00876D05" w:rsidRPr="00B7437A" w:rsidRDefault="00876D05" w:rsidP="009B403C">
            <w:pPr>
              <w:ind w:firstLineChars="450" w:firstLine="945"/>
              <w:rPr>
                <w:rFonts w:cs="Arial"/>
                <w:shd w:val="clear" w:color="auto" w:fill="FFFFFF"/>
              </w:rPr>
            </w:pPr>
            <w:r w:rsidRPr="00B7437A">
              <w:rPr>
                <w:rFonts w:cs="Arial"/>
                <w:shd w:val="clear" w:color="auto" w:fill="FFFFFF"/>
              </w:rPr>
              <w:t>checked</w:t>
            </w:r>
          </w:p>
        </w:tc>
        <w:tc>
          <w:tcPr>
            <w:tcW w:w="5142" w:type="dxa"/>
          </w:tcPr>
          <w:p w:rsidR="00876D05" w:rsidRPr="00B7437A" w:rsidRDefault="00876D05" w:rsidP="009B403C">
            <w:pPr>
              <w:jc w:val="left"/>
              <w:rPr>
                <w:rFonts w:cs="Arial"/>
                <w:shd w:val="clear" w:color="auto" w:fill="FFFFFF"/>
              </w:rPr>
            </w:pPr>
            <w:r w:rsidRPr="00B7437A">
              <w:rPr>
                <w:rFonts w:cs="Arial" w:hint="eastAsia"/>
                <w:shd w:val="clear" w:color="auto" w:fill="FFFFFF"/>
              </w:rPr>
              <w:t>是否选中</w:t>
            </w:r>
          </w:p>
          <w:p w:rsidR="00876D05" w:rsidRPr="00B7437A" w:rsidRDefault="00876D05" w:rsidP="009B403C">
            <w:pPr>
              <w:jc w:val="left"/>
              <w:rPr>
                <w:rFonts w:cs="Arial"/>
                <w:shd w:val="clear" w:color="auto" w:fill="FFFFFF"/>
              </w:rPr>
            </w:pPr>
            <w:r w:rsidRPr="00B7437A">
              <w:rPr>
                <w:rFonts w:cs="Arial"/>
                <w:shd w:val="clear" w:color="auto" w:fill="FFFFFF"/>
              </w:rPr>
              <w:t>TRUE</w:t>
            </w:r>
            <w:r w:rsidRPr="00B7437A">
              <w:rPr>
                <w:rFonts w:cs="Arial" w:hint="eastAsia"/>
                <w:shd w:val="clear" w:color="auto" w:fill="FFFFFF"/>
              </w:rPr>
              <w:t xml:space="preserve">  </w:t>
            </w:r>
            <w:r w:rsidRPr="00B7437A">
              <w:rPr>
                <w:rFonts w:cs="Arial" w:hint="eastAsia"/>
                <w:shd w:val="clear" w:color="auto" w:fill="FFFFFF"/>
              </w:rPr>
              <w:t>选中</w:t>
            </w:r>
          </w:p>
          <w:p w:rsidR="00876D05" w:rsidRPr="00B7437A" w:rsidRDefault="00876D05" w:rsidP="009B403C">
            <w:pPr>
              <w:jc w:val="left"/>
              <w:rPr>
                <w:rFonts w:cs="Arial"/>
                <w:shd w:val="clear" w:color="auto" w:fill="FFFFFF"/>
              </w:rPr>
            </w:pPr>
            <w:r w:rsidRPr="00B7437A">
              <w:rPr>
                <w:rFonts w:cs="Arial" w:hint="eastAsia"/>
                <w:shd w:val="clear" w:color="auto" w:fill="FFFFFF"/>
              </w:rPr>
              <w:t xml:space="preserve">FLASE  </w:t>
            </w:r>
            <w:r w:rsidRPr="00B7437A">
              <w:rPr>
                <w:rFonts w:cs="Arial" w:hint="eastAsia"/>
                <w:shd w:val="clear" w:color="auto" w:fill="FFFFFF"/>
              </w:rPr>
              <w:t>不选中</w:t>
            </w:r>
          </w:p>
          <w:p w:rsidR="00876D05" w:rsidRPr="00B7437A" w:rsidRDefault="00876D05" w:rsidP="009B403C">
            <w:pPr>
              <w:rPr>
                <w:rFonts w:cs="Arial"/>
                <w:shd w:val="clear" w:color="auto" w:fill="FFFFFF"/>
              </w:rPr>
            </w:pPr>
            <w:r w:rsidRPr="00B7437A">
              <w:rPr>
                <w:rFonts w:cs="Arial" w:hint="eastAsia"/>
                <w:shd w:val="clear" w:color="auto" w:fill="FFFFFF"/>
              </w:rPr>
              <w:t>如不在取值范围内，默认为</w:t>
            </w:r>
            <w:r w:rsidRPr="00B7437A">
              <w:rPr>
                <w:rFonts w:cs="Arial" w:hint="eastAsia"/>
                <w:shd w:val="clear" w:color="auto" w:fill="FFFFFF"/>
              </w:rPr>
              <w:t xml:space="preserve">FLASE </w:t>
            </w:r>
          </w:p>
        </w:tc>
      </w:tr>
      <w:tr w:rsidR="00876D05" w:rsidRPr="000E4DF6" w:rsidTr="009B403C">
        <w:tc>
          <w:tcPr>
            <w:tcW w:w="3386" w:type="dxa"/>
          </w:tcPr>
          <w:p w:rsidR="00876D05" w:rsidRPr="00B92F2D" w:rsidRDefault="00876D05" w:rsidP="009B403C">
            <w:pPr>
              <w:ind w:firstLineChars="450" w:firstLine="945"/>
              <w:rPr>
                <w:rFonts w:cs="Arial"/>
                <w:shd w:val="clear" w:color="auto" w:fill="FFFFFF"/>
              </w:rPr>
            </w:pPr>
            <w:r w:rsidRPr="00B92F2D">
              <w:rPr>
                <w:rFonts w:cs="Arial"/>
                <w:shd w:val="clear" w:color="auto" w:fill="FFFFFF"/>
              </w:rPr>
              <w:t>imageDisabled</w:t>
            </w:r>
          </w:p>
        </w:tc>
        <w:tc>
          <w:tcPr>
            <w:tcW w:w="5142" w:type="dxa"/>
          </w:tcPr>
          <w:p w:rsidR="00876D05" w:rsidRDefault="0029093F" w:rsidP="009B403C">
            <w:pPr>
              <w:jc w:val="left"/>
            </w:pPr>
            <w:r>
              <w:rPr>
                <w:rFonts w:hint="eastAsia"/>
              </w:rPr>
              <w:t>单选框</w:t>
            </w:r>
            <w:r w:rsidR="00876D05" w:rsidRPr="00CE4ED7">
              <w:rPr>
                <w:rFonts w:hint="eastAsia"/>
              </w:rPr>
              <w:t>失效时装载的图片</w:t>
            </w:r>
            <w:r w:rsidR="00876D05">
              <w:rPr>
                <w:rFonts w:hint="eastAsia"/>
              </w:rPr>
              <w:t>路径</w:t>
            </w:r>
          </w:p>
          <w:p w:rsidR="00876D05" w:rsidRPr="003B13CB" w:rsidRDefault="00876D05" w:rsidP="009B403C">
            <w:r>
              <w:rPr>
                <w:rFonts w:hint="eastAsia"/>
              </w:rPr>
              <w:t>如路径中图片不存在，将以无图片的形式显示。</w:t>
            </w:r>
          </w:p>
        </w:tc>
      </w:tr>
    </w:tbl>
    <w:p w:rsidR="00606259" w:rsidRPr="00876D05" w:rsidRDefault="00606259" w:rsidP="00606259"/>
    <w:p w:rsidR="0046635B" w:rsidRDefault="0046635B" w:rsidP="0046635B">
      <w:pPr>
        <w:pStyle w:val="3"/>
        <w:numPr>
          <w:ilvl w:val="0"/>
          <w:numId w:val="0"/>
        </w:numPr>
        <w:ind w:left="284"/>
      </w:pPr>
      <w:bookmarkStart w:id="30" w:name="_Toc449080452"/>
      <w:r>
        <w:rPr>
          <w:rFonts w:hint="eastAsia"/>
        </w:rPr>
        <w:t>4.2.10</w:t>
      </w:r>
      <w:r>
        <w:rPr>
          <w:rFonts w:hint="eastAsia"/>
        </w:rPr>
        <w:t>进度条（</w:t>
      </w:r>
      <w:r w:rsidRPr="0046635B">
        <w:rPr>
          <w:rFonts w:ascii="Calibri" w:hAnsi="Calibri" w:cs="Calibri"/>
          <w:szCs w:val="21"/>
        </w:rPr>
        <w:t>ProcessBar</w:t>
      </w:r>
      <w:r>
        <w:rPr>
          <w:rFonts w:hint="eastAsia"/>
        </w:rPr>
        <w:t>）</w:t>
      </w:r>
      <w:bookmarkEnd w:id="30"/>
    </w:p>
    <w:p w:rsidR="0046635B" w:rsidRDefault="0046635B" w:rsidP="0046635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6"/>
        <w:gridCol w:w="5142"/>
      </w:tblGrid>
      <w:tr w:rsidR="0046635B" w:rsidRPr="00887BFA" w:rsidTr="009B403C">
        <w:tc>
          <w:tcPr>
            <w:tcW w:w="3386" w:type="dxa"/>
            <w:shd w:val="clear" w:color="auto" w:fill="BFBFBF"/>
          </w:tcPr>
          <w:p w:rsidR="0046635B" w:rsidRPr="00887BFA" w:rsidRDefault="0046635B" w:rsidP="009B403C">
            <w:pPr>
              <w:jc w:val="center"/>
              <w:rPr>
                <w:b/>
              </w:rPr>
            </w:pPr>
            <w:r w:rsidRPr="00887BFA">
              <w:rPr>
                <w:rFonts w:hint="eastAsia"/>
                <w:b/>
              </w:rPr>
              <w:t>属性名称</w:t>
            </w:r>
          </w:p>
        </w:tc>
        <w:tc>
          <w:tcPr>
            <w:tcW w:w="5142" w:type="dxa"/>
            <w:shd w:val="clear" w:color="auto" w:fill="BFBFBF"/>
          </w:tcPr>
          <w:p w:rsidR="0046635B" w:rsidRPr="00887BFA" w:rsidRDefault="0046635B" w:rsidP="009B403C">
            <w:pPr>
              <w:jc w:val="center"/>
              <w:rPr>
                <w:b/>
              </w:rPr>
            </w:pPr>
            <w:r w:rsidRPr="00887BFA">
              <w:rPr>
                <w:rFonts w:hint="eastAsia"/>
                <w:b/>
              </w:rPr>
              <w:t>属性说明</w:t>
            </w:r>
          </w:p>
        </w:tc>
      </w:tr>
      <w:tr w:rsidR="0046635B" w:rsidTr="009B403C">
        <w:tc>
          <w:tcPr>
            <w:tcW w:w="3386" w:type="dxa"/>
          </w:tcPr>
          <w:p w:rsidR="0046635B" w:rsidRDefault="0046635B" w:rsidP="009B403C">
            <w:pPr>
              <w:jc w:val="center"/>
            </w:pPr>
            <w:r>
              <w:rPr>
                <w:rFonts w:hint="eastAsia"/>
              </w:rPr>
              <w:t>name</w:t>
            </w:r>
          </w:p>
        </w:tc>
        <w:tc>
          <w:tcPr>
            <w:tcW w:w="5142" w:type="dxa"/>
          </w:tcPr>
          <w:p w:rsidR="0046635B" w:rsidRDefault="0046635B" w:rsidP="009B403C">
            <w:pPr>
              <w:jc w:val="left"/>
            </w:pPr>
            <w:r>
              <w:rPr>
                <w:rFonts w:hint="eastAsia"/>
              </w:rPr>
              <w:t>控件的名称，是控件在页中的唯一标识</w:t>
            </w:r>
          </w:p>
        </w:tc>
      </w:tr>
      <w:tr w:rsidR="0046635B" w:rsidTr="009B403C">
        <w:tc>
          <w:tcPr>
            <w:tcW w:w="3386" w:type="dxa"/>
          </w:tcPr>
          <w:p w:rsidR="0046635B" w:rsidRDefault="0046635B" w:rsidP="009B403C">
            <w:pPr>
              <w:jc w:val="center"/>
            </w:pPr>
            <w:r>
              <w:rPr>
                <w:rFonts w:hint="eastAsia"/>
              </w:rPr>
              <w:t>x</w:t>
            </w:r>
          </w:p>
        </w:tc>
        <w:tc>
          <w:tcPr>
            <w:tcW w:w="5142" w:type="dxa"/>
          </w:tcPr>
          <w:p w:rsidR="0046635B" w:rsidRDefault="0046635B" w:rsidP="009B403C">
            <w:pPr>
              <w:jc w:val="left"/>
            </w:pPr>
            <w:r>
              <w:rPr>
                <w:rFonts w:hint="eastAsia"/>
              </w:rPr>
              <w:t>控件相对页的横坐标</w:t>
            </w:r>
          </w:p>
        </w:tc>
      </w:tr>
      <w:tr w:rsidR="0046635B" w:rsidTr="009B403C">
        <w:tc>
          <w:tcPr>
            <w:tcW w:w="3386" w:type="dxa"/>
          </w:tcPr>
          <w:p w:rsidR="0046635B" w:rsidRDefault="0046635B" w:rsidP="009B403C">
            <w:pPr>
              <w:jc w:val="center"/>
            </w:pPr>
            <w:r>
              <w:rPr>
                <w:rFonts w:hint="eastAsia"/>
              </w:rPr>
              <w:t>y</w:t>
            </w:r>
          </w:p>
        </w:tc>
        <w:tc>
          <w:tcPr>
            <w:tcW w:w="5142" w:type="dxa"/>
          </w:tcPr>
          <w:p w:rsidR="0046635B" w:rsidRDefault="0046635B" w:rsidP="009B403C">
            <w:pPr>
              <w:jc w:val="left"/>
            </w:pPr>
            <w:r>
              <w:rPr>
                <w:rFonts w:hint="eastAsia"/>
              </w:rPr>
              <w:t>控件相对页的纵坐标</w:t>
            </w:r>
          </w:p>
        </w:tc>
      </w:tr>
      <w:tr w:rsidR="00D86C46" w:rsidTr="009B403C">
        <w:tc>
          <w:tcPr>
            <w:tcW w:w="3386" w:type="dxa"/>
          </w:tcPr>
          <w:p w:rsidR="00D86C46" w:rsidRPr="00D86C46" w:rsidRDefault="00D86C46" w:rsidP="009B403C">
            <w:pPr>
              <w:jc w:val="center"/>
              <w:rPr>
                <w:rFonts w:hint="eastAsia"/>
                <w:color w:val="00B050"/>
              </w:rPr>
            </w:pPr>
            <w:r w:rsidRPr="00D86C46">
              <w:rPr>
                <w:rFonts w:hint="eastAsia"/>
                <w:color w:val="00B050"/>
              </w:rPr>
              <w:t>value</w:t>
            </w:r>
          </w:p>
        </w:tc>
        <w:tc>
          <w:tcPr>
            <w:tcW w:w="5142" w:type="dxa"/>
          </w:tcPr>
          <w:p w:rsidR="00D86C46" w:rsidRPr="00D86C46" w:rsidRDefault="00D86C46" w:rsidP="009B403C">
            <w:pPr>
              <w:jc w:val="left"/>
              <w:rPr>
                <w:rFonts w:hint="eastAsia"/>
                <w:color w:val="00B050"/>
              </w:rPr>
            </w:pPr>
            <w:r w:rsidRPr="00D86C46">
              <w:rPr>
                <w:rFonts w:hint="eastAsia"/>
                <w:color w:val="00B050"/>
              </w:rPr>
              <w:t>进度值（大于等于“</w:t>
            </w:r>
            <w:r w:rsidRPr="00D86C46">
              <w:rPr>
                <w:rFonts w:hint="eastAsia"/>
                <w:color w:val="00B050"/>
              </w:rPr>
              <w:t>0</w:t>
            </w:r>
            <w:r w:rsidRPr="00D86C46">
              <w:rPr>
                <w:rFonts w:hint="eastAsia"/>
                <w:color w:val="00B050"/>
              </w:rPr>
              <w:t>”</w:t>
            </w:r>
            <w:r w:rsidRPr="00D86C46">
              <w:rPr>
                <w:rFonts w:hint="eastAsia"/>
                <w:color w:val="00B050"/>
              </w:rPr>
              <w:t xml:space="preserve"> &amp; </w:t>
            </w:r>
            <w:r w:rsidRPr="00D86C46">
              <w:rPr>
                <w:rFonts w:hint="eastAsia"/>
                <w:color w:val="00B050"/>
              </w:rPr>
              <w:t>小于等于“</w:t>
            </w:r>
            <w:r w:rsidRPr="00D86C46">
              <w:rPr>
                <w:rFonts w:hint="eastAsia"/>
                <w:color w:val="00B050"/>
              </w:rPr>
              <w:t>100</w:t>
            </w:r>
            <w:r w:rsidRPr="00D86C46">
              <w:rPr>
                <w:rFonts w:hint="eastAsia"/>
                <w:color w:val="00B050"/>
              </w:rPr>
              <w:t>”）</w:t>
            </w:r>
          </w:p>
        </w:tc>
      </w:tr>
      <w:tr w:rsidR="0046635B" w:rsidTr="009B403C">
        <w:tc>
          <w:tcPr>
            <w:tcW w:w="3386" w:type="dxa"/>
          </w:tcPr>
          <w:p w:rsidR="0046635B" w:rsidRDefault="0046635B" w:rsidP="009B403C">
            <w:pPr>
              <w:jc w:val="center"/>
            </w:pPr>
            <w:r>
              <w:rPr>
                <w:rFonts w:hint="eastAsia"/>
              </w:rPr>
              <w:t>layoutWidth</w:t>
            </w:r>
          </w:p>
        </w:tc>
        <w:tc>
          <w:tcPr>
            <w:tcW w:w="5142" w:type="dxa"/>
          </w:tcPr>
          <w:p w:rsidR="0046635B" w:rsidRDefault="0046635B" w:rsidP="009B403C">
            <w:r>
              <w:rPr>
                <w:rFonts w:hint="eastAsia"/>
              </w:rPr>
              <w:t>控件的宽度。</w:t>
            </w:r>
          </w:p>
        </w:tc>
      </w:tr>
      <w:tr w:rsidR="0046635B" w:rsidTr="009B403C">
        <w:tc>
          <w:tcPr>
            <w:tcW w:w="3386" w:type="dxa"/>
          </w:tcPr>
          <w:p w:rsidR="0046635B" w:rsidRPr="00E2094E" w:rsidRDefault="0046635B" w:rsidP="009B403C">
            <w:pPr>
              <w:jc w:val="center"/>
            </w:pPr>
            <w:r>
              <w:rPr>
                <w:rFonts w:hint="eastAsia"/>
              </w:rPr>
              <w:t>layoutHeight</w:t>
            </w:r>
          </w:p>
        </w:tc>
        <w:tc>
          <w:tcPr>
            <w:tcW w:w="5142" w:type="dxa"/>
          </w:tcPr>
          <w:p w:rsidR="0046635B" w:rsidRDefault="0046635B" w:rsidP="009B403C">
            <w:r>
              <w:rPr>
                <w:rFonts w:hint="eastAsia"/>
              </w:rPr>
              <w:t>控件的高度。</w:t>
            </w:r>
          </w:p>
        </w:tc>
      </w:tr>
      <w:tr w:rsidR="0046635B" w:rsidTr="009B403C">
        <w:tc>
          <w:tcPr>
            <w:tcW w:w="3386" w:type="dxa"/>
          </w:tcPr>
          <w:p w:rsidR="0046635B" w:rsidRDefault="0046635B" w:rsidP="009B403C">
            <w:pPr>
              <w:jc w:val="center"/>
            </w:pPr>
            <w:r w:rsidRPr="0046635B">
              <w:t>imageBgUrl</w:t>
            </w:r>
          </w:p>
          <w:p w:rsidR="0046635B" w:rsidRDefault="0046635B" w:rsidP="009B403C">
            <w:pPr>
              <w:jc w:val="center"/>
            </w:pPr>
            <w:r w:rsidRPr="0046635B">
              <w:t>imageFgUrl</w:t>
            </w:r>
          </w:p>
        </w:tc>
        <w:tc>
          <w:tcPr>
            <w:tcW w:w="5142" w:type="dxa"/>
          </w:tcPr>
          <w:p w:rsidR="0046635B" w:rsidRDefault="0046635B" w:rsidP="009B403C">
            <w:pPr>
              <w:jc w:val="left"/>
            </w:pPr>
            <w:r>
              <w:rPr>
                <w:rFonts w:hint="eastAsia"/>
              </w:rPr>
              <w:t>背景图片路径</w:t>
            </w:r>
          </w:p>
          <w:p w:rsidR="0046635B" w:rsidRPr="00E96574" w:rsidRDefault="0046635B" w:rsidP="00C65531">
            <w:pPr>
              <w:jc w:val="left"/>
            </w:pPr>
            <w:r>
              <w:rPr>
                <w:rFonts w:hint="eastAsia"/>
              </w:rPr>
              <w:t>前景图片路径</w:t>
            </w:r>
          </w:p>
        </w:tc>
      </w:tr>
    </w:tbl>
    <w:p w:rsidR="0046635B" w:rsidRDefault="0046635B" w:rsidP="0046635B"/>
    <w:p w:rsidR="00680BA7" w:rsidRDefault="00680BA7" w:rsidP="00680BA7">
      <w:pPr>
        <w:pStyle w:val="3"/>
        <w:numPr>
          <w:ilvl w:val="0"/>
          <w:numId w:val="0"/>
        </w:numPr>
        <w:ind w:left="284"/>
      </w:pPr>
      <w:bookmarkStart w:id="31" w:name="_Toc449080453"/>
      <w:r>
        <w:rPr>
          <w:rFonts w:hint="eastAsia"/>
        </w:rPr>
        <w:t>4.2.11</w:t>
      </w:r>
      <w:r>
        <w:rPr>
          <w:rFonts w:hint="eastAsia"/>
        </w:rPr>
        <w:t>网格（</w:t>
      </w:r>
      <w:r w:rsidRPr="00680BA7">
        <w:rPr>
          <w:rFonts w:ascii="Calibri" w:hAnsi="Calibri" w:cs="Calibri"/>
          <w:szCs w:val="21"/>
        </w:rPr>
        <w:t>GridView</w:t>
      </w:r>
      <w:r>
        <w:rPr>
          <w:rFonts w:hint="eastAsia"/>
        </w:rPr>
        <w:t>）</w:t>
      </w:r>
      <w:bookmarkEnd w:id="31"/>
    </w:p>
    <w:p w:rsidR="00680BA7" w:rsidRDefault="00680BA7" w:rsidP="00680BA7">
      <w:r>
        <w:rPr>
          <w:rFonts w:hint="eastAsia"/>
        </w:rPr>
        <w:t>GridView</w:t>
      </w:r>
      <w:r>
        <w:rPr>
          <w:rFonts w:hint="eastAsia"/>
        </w:rPr>
        <w:t>是</w:t>
      </w:r>
      <w:r w:rsidRPr="00680BA7">
        <w:t>GridCell</w:t>
      </w:r>
      <w:r>
        <w:rPr>
          <w:rFonts w:hint="eastAsia"/>
        </w:rPr>
        <w:t>的容器</w:t>
      </w:r>
    </w:p>
    <w:p w:rsidR="00680BA7" w:rsidRDefault="00680BA7" w:rsidP="00680BA7">
      <w:r>
        <w:rPr>
          <w:rFonts w:hint="eastAsia"/>
        </w:rPr>
        <w:t>以下是网格项</w:t>
      </w:r>
      <w:r>
        <w:rPr>
          <w:rFonts w:hint="eastAsia"/>
        </w:rPr>
        <w:t>(</w:t>
      </w:r>
      <w:r w:rsidRPr="00680BA7">
        <w:t>GridCell</w:t>
      </w:r>
      <w:r>
        <w:rPr>
          <w:rFonts w:hint="eastAsia"/>
        </w:rPr>
        <w:t>)</w:t>
      </w:r>
      <w:r>
        <w:rPr>
          <w:rFonts w:hint="eastAsia"/>
        </w:rPr>
        <w:t>控件的属性：</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6"/>
        <w:gridCol w:w="5142"/>
      </w:tblGrid>
      <w:tr w:rsidR="00680BA7" w:rsidRPr="00887BFA" w:rsidTr="009B403C">
        <w:tc>
          <w:tcPr>
            <w:tcW w:w="3386" w:type="dxa"/>
            <w:shd w:val="clear" w:color="auto" w:fill="BFBFBF"/>
          </w:tcPr>
          <w:p w:rsidR="00680BA7" w:rsidRPr="00887BFA" w:rsidRDefault="00680BA7" w:rsidP="009B403C">
            <w:pPr>
              <w:jc w:val="center"/>
              <w:rPr>
                <w:b/>
              </w:rPr>
            </w:pPr>
            <w:r w:rsidRPr="00887BFA">
              <w:rPr>
                <w:rFonts w:hint="eastAsia"/>
                <w:b/>
              </w:rPr>
              <w:t>属性名称</w:t>
            </w:r>
          </w:p>
        </w:tc>
        <w:tc>
          <w:tcPr>
            <w:tcW w:w="5142" w:type="dxa"/>
            <w:shd w:val="clear" w:color="auto" w:fill="BFBFBF"/>
          </w:tcPr>
          <w:p w:rsidR="00680BA7" w:rsidRPr="00887BFA" w:rsidRDefault="00680BA7" w:rsidP="009B403C">
            <w:pPr>
              <w:jc w:val="center"/>
              <w:rPr>
                <w:b/>
              </w:rPr>
            </w:pPr>
            <w:r w:rsidRPr="00887BFA">
              <w:rPr>
                <w:rFonts w:hint="eastAsia"/>
                <w:b/>
              </w:rPr>
              <w:t>属性说明</w:t>
            </w:r>
          </w:p>
        </w:tc>
      </w:tr>
      <w:tr w:rsidR="00680BA7" w:rsidTr="009B403C">
        <w:tc>
          <w:tcPr>
            <w:tcW w:w="3386" w:type="dxa"/>
          </w:tcPr>
          <w:p w:rsidR="00680BA7" w:rsidRDefault="00680BA7" w:rsidP="009B403C">
            <w:pPr>
              <w:jc w:val="center"/>
            </w:pPr>
            <w:r>
              <w:rPr>
                <w:rFonts w:hint="eastAsia"/>
              </w:rPr>
              <w:t>name</w:t>
            </w:r>
          </w:p>
        </w:tc>
        <w:tc>
          <w:tcPr>
            <w:tcW w:w="5142" w:type="dxa"/>
          </w:tcPr>
          <w:p w:rsidR="00680BA7" w:rsidRDefault="00680BA7" w:rsidP="009B403C">
            <w:pPr>
              <w:jc w:val="left"/>
            </w:pPr>
            <w:r>
              <w:rPr>
                <w:rFonts w:hint="eastAsia"/>
              </w:rPr>
              <w:t>控件的名称，是控件在页中的唯一标识</w:t>
            </w:r>
          </w:p>
        </w:tc>
      </w:tr>
      <w:tr w:rsidR="006F5291" w:rsidTr="009B403C">
        <w:tc>
          <w:tcPr>
            <w:tcW w:w="3386" w:type="dxa"/>
          </w:tcPr>
          <w:p w:rsidR="006F5291" w:rsidRPr="00FE20C1" w:rsidRDefault="006F5291" w:rsidP="009B403C">
            <w:pPr>
              <w:jc w:val="center"/>
              <w:rPr>
                <w:color w:val="00B050"/>
              </w:rPr>
            </w:pPr>
            <w:r w:rsidRPr="00FE20C1">
              <w:rPr>
                <w:rFonts w:hint="eastAsia"/>
                <w:color w:val="00B050"/>
              </w:rPr>
              <w:t>value</w:t>
            </w:r>
          </w:p>
        </w:tc>
        <w:tc>
          <w:tcPr>
            <w:tcW w:w="5142" w:type="dxa"/>
          </w:tcPr>
          <w:p w:rsidR="006F5291" w:rsidRPr="00FE20C1" w:rsidRDefault="006F5291" w:rsidP="009B403C">
            <w:pPr>
              <w:jc w:val="left"/>
              <w:rPr>
                <w:color w:val="00B050"/>
              </w:rPr>
            </w:pPr>
            <w:r w:rsidRPr="00DB5DF9">
              <w:rPr>
                <w:rFonts w:hint="eastAsia"/>
                <w:color w:val="00B050"/>
              </w:rPr>
              <w:t>静态文本的显示内容，如果字符串的宽度大于控件宽度将超出的部分显示三个黑点</w:t>
            </w:r>
          </w:p>
        </w:tc>
      </w:tr>
      <w:tr w:rsidR="006F5291" w:rsidTr="009B403C">
        <w:tc>
          <w:tcPr>
            <w:tcW w:w="3386" w:type="dxa"/>
          </w:tcPr>
          <w:p w:rsidR="006F5291" w:rsidRDefault="006F5291" w:rsidP="009B403C">
            <w:pPr>
              <w:jc w:val="center"/>
            </w:pPr>
            <w:r w:rsidRPr="00CC0ECB">
              <w:t>startRow</w:t>
            </w:r>
          </w:p>
          <w:p w:rsidR="006F5291" w:rsidRDefault="006F5291" w:rsidP="009B403C">
            <w:pPr>
              <w:jc w:val="center"/>
            </w:pPr>
            <w:r w:rsidRPr="00CC0ECB">
              <w:t>endRow</w:t>
            </w:r>
          </w:p>
          <w:p w:rsidR="006F5291" w:rsidRDefault="006F5291" w:rsidP="009B403C">
            <w:pPr>
              <w:jc w:val="center"/>
            </w:pPr>
            <w:r w:rsidRPr="00CC0ECB">
              <w:t>startColumn</w:t>
            </w:r>
          </w:p>
          <w:p w:rsidR="006F5291" w:rsidRDefault="006F5291" w:rsidP="009B403C">
            <w:pPr>
              <w:jc w:val="center"/>
            </w:pPr>
            <w:r w:rsidRPr="00CC0ECB">
              <w:lastRenderedPageBreak/>
              <w:t>endColumn</w:t>
            </w:r>
          </w:p>
        </w:tc>
        <w:tc>
          <w:tcPr>
            <w:tcW w:w="5142" w:type="dxa"/>
          </w:tcPr>
          <w:p w:rsidR="006F5291" w:rsidRDefault="006F5291" w:rsidP="009B403C">
            <w:r>
              <w:rPr>
                <w:rFonts w:hint="eastAsia"/>
              </w:rPr>
              <w:lastRenderedPageBreak/>
              <w:t>该网格项控件所占的行数与列数（由</w:t>
            </w:r>
            <w:r>
              <w:rPr>
                <w:rFonts w:hint="eastAsia"/>
              </w:rPr>
              <w:t>0</w:t>
            </w:r>
            <w:r>
              <w:rPr>
                <w:rFonts w:hint="eastAsia"/>
              </w:rPr>
              <w:t>开始）</w:t>
            </w:r>
          </w:p>
        </w:tc>
      </w:tr>
      <w:tr w:rsidR="00F45D94" w:rsidTr="009B403C">
        <w:tc>
          <w:tcPr>
            <w:tcW w:w="3386" w:type="dxa"/>
          </w:tcPr>
          <w:p w:rsidR="00F45D94" w:rsidRPr="00E2094E" w:rsidRDefault="00F45D94" w:rsidP="009B403C">
            <w:pPr>
              <w:jc w:val="center"/>
            </w:pPr>
            <w:r w:rsidRPr="00CC0ECB">
              <w:lastRenderedPageBreak/>
              <w:t>bgColor</w:t>
            </w:r>
          </w:p>
        </w:tc>
        <w:tc>
          <w:tcPr>
            <w:tcW w:w="5142" w:type="dxa"/>
          </w:tcPr>
          <w:p w:rsidR="00F45D94" w:rsidRDefault="00F45D94" w:rsidP="009B403C">
            <w:r>
              <w:rPr>
                <w:rFonts w:hint="eastAsia"/>
              </w:rPr>
              <w:t>背景色（</w:t>
            </w:r>
            <w:r>
              <w:rPr>
                <w:rFonts w:hint="eastAsia"/>
              </w:rPr>
              <w:t>"#RRGGBB")</w:t>
            </w:r>
          </w:p>
        </w:tc>
      </w:tr>
      <w:tr w:rsidR="00F45D94" w:rsidTr="009B403C">
        <w:tc>
          <w:tcPr>
            <w:tcW w:w="3386" w:type="dxa"/>
          </w:tcPr>
          <w:p w:rsidR="00F45D94" w:rsidRDefault="00F45D94" w:rsidP="009B403C">
            <w:pPr>
              <w:jc w:val="center"/>
            </w:pPr>
            <w:r w:rsidRPr="00CC0ECB">
              <w:t>fgColor</w:t>
            </w:r>
          </w:p>
        </w:tc>
        <w:tc>
          <w:tcPr>
            <w:tcW w:w="5142" w:type="dxa"/>
          </w:tcPr>
          <w:p w:rsidR="00F45D94" w:rsidRDefault="00F45D94" w:rsidP="00F45D94">
            <w:pPr>
              <w:ind w:firstLineChars="16" w:firstLine="34"/>
            </w:pPr>
            <w:r>
              <w:rPr>
                <w:rFonts w:hint="eastAsia"/>
              </w:rPr>
              <w:t>字体颜色（</w:t>
            </w:r>
            <w:r>
              <w:rPr>
                <w:rFonts w:hint="eastAsia"/>
              </w:rPr>
              <w:t>"#RRGGBB")</w:t>
            </w:r>
          </w:p>
        </w:tc>
      </w:tr>
      <w:tr w:rsidR="00F45D94" w:rsidTr="009B403C">
        <w:tc>
          <w:tcPr>
            <w:tcW w:w="3386" w:type="dxa"/>
          </w:tcPr>
          <w:p w:rsidR="00F45D94" w:rsidRPr="00E2094E" w:rsidRDefault="00F45D94" w:rsidP="009B403C">
            <w:pPr>
              <w:jc w:val="center"/>
            </w:pPr>
            <w:r w:rsidRPr="00E07476">
              <w:t>fontSize</w:t>
            </w:r>
          </w:p>
        </w:tc>
        <w:tc>
          <w:tcPr>
            <w:tcW w:w="5142" w:type="dxa"/>
          </w:tcPr>
          <w:p w:rsidR="00F45D94" w:rsidRDefault="00F45D94" w:rsidP="009B403C">
            <w:r>
              <w:rPr>
                <w:rFonts w:hint="eastAsia"/>
              </w:rPr>
              <w:t>字体大小</w:t>
            </w:r>
          </w:p>
        </w:tc>
      </w:tr>
      <w:tr w:rsidR="00F45D94" w:rsidTr="009B403C">
        <w:tc>
          <w:tcPr>
            <w:tcW w:w="3386" w:type="dxa"/>
          </w:tcPr>
          <w:p w:rsidR="00F45D94" w:rsidRPr="00E07476" w:rsidRDefault="00F45D94" w:rsidP="009B403C">
            <w:pPr>
              <w:jc w:val="center"/>
            </w:pPr>
            <w:r w:rsidRPr="00E07476">
              <w:t>textAlign</w:t>
            </w:r>
          </w:p>
        </w:tc>
        <w:tc>
          <w:tcPr>
            <w:tcW w:w="5142" w:type="dxa"/>
          </w:tcPr>
          <w:p w:rsidR="00F45D94" w:rsidRDefault="00E91247" w:rsidP="009B403C">
            <w:r>
              <w:rPr>
                <w:rFonts w:hint="eastAsia"/>
              </w:rPr>
              <w:t>字符</w:t>
            </w:r>
            <w:r w:rsidR="00F45D94">
              <w:rPr>
                <w:rFonts w:hint="eastAsia"/>
              </w:rPr>
              <w:t>对齐方式</w:t>
            </w:r>
          </w:p>
        </w:tc>
      </w:tr>
      <w:tr w:rsidR="00F45D94" w:rsidTr="009B403C">
        <w:tc>
          <w:tcPr>
            <w:tcW w:w="3386" w:type="dxa"/>
          </w:tcPr>
          <w:p w:rsidR="00F45D94" w:rsidRPr="00F45D94" w:rsidRDefault="00F45D94" w:rsidP="009B403C">
            <w:pPr>
              <w:jc w:val="center"/>
            </w:pPr>
            <w:r w:rsidRPr="00F45D94">
              <w:t>cellWidth</w:t>
            </w:r>
          </w:p>
        </w:tc>
        <w:tc>
          <w:tcPr>
            <w:tcW w:w="5142" w:type="dxa"/>
          </w:tcPr>
          <w:p w:rsidR="00F45D94" w:rsidRDefault="00F45D94" w:rsidP="009B403C">
            <w:r w:rsidRPr="00F45D94">
              <w:rPr>
                <w:rFonts w:hint="eastAsia"/>
              </w:rPr>
              <w:t>当前单元格的宽度</w:t>
            </w:r>
          </w:p>
        </w:tc>
      </w:tr>
    </w:tbl>
    <w:p w:rsidR="00680BA7" w:rsidRPr="00876D05" w:rsidRDefault="00680BA7" w:rsidP="00680BA7"/>
    <w:p w:rsidR="00B654BD" w:rsidRDefault="00B654BD" w:rsidP="00B654BD">
      <w:r>
        <w:rPr>
          <w:rFonts w:hint="eastAsia"/>
        </w:rPr>
        <w:t>以下是网格</w:t>
      </w:r>
      <w:r>
        <w:rPr>
          <w:rFonts w:hint="eastAsia"/>
        </w:rPr>
        <w:t>(</w:t>
      </w:r>
      <w:r>
        <w:t>Grid</w:t>
      </w:r>
      <w:r>
        <w:rPr>
          <w:rFonts w:hint="eastAsia"/>
        </w:rPr>
        <w:t>View)</w:t>
      </w:r>
      <w:r>
        <w:rPr>
          <w:rFonts w:hint="eastAsia"/>
        </w:rPr>
        <w:t>控件的属性：</w:t>
      </w:r>
    </w:p>
    <w:p w:rsidR="00B654BD" w:rsidRDefault="00B654BD" w:rsidP="00B654BD"/>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6152"/>
      </w:tblGrid>
      <w:tr w:rsidR="00B654BD" w:rsidRPr="00887BFA" w:rsidTr="009B403C">
        <w:tc>
          <w:tcPr>
            <w:tcW w:w="2376" w:type="dxa"/>
            <w:shd w:val="clear" w:color="auto" w:fill="BFBFBF"/>
          </w:tcPr>
          <w:p w:rsidR="00B654BD" w:rsidRPr="00887BFA" w:rsidRDefault="00B654BD" w:rsidP="009B403C">
            <w:pPr>
              <w:jc w:val="center"/>
              <w:rPr>
                <w:b/>
              </w:rPr>
            </w:pPr>
            <w:r w:rsidRPr="00887BFA">
              <w:rPr>
                <w:rFonts w:hint="eastAsia"/>
                <w:b/>
              </w:rPr>
              <w:t>属性名称</w:t>
            </w:r>
          </w:p>
        </w:tc>
        <w:tc>
          <w:tcPr>
            <w:tcW w:w="6152" w:type="dxa"/>
            <w:shd w:val="clear" w:color="auto" w:fill="BFBFBF"/>
          </w:tcPr>
          <w:p w:rsidR="00B654BD" w:rsidRPr="00887BFA" w:rsidRDefault="00B654BD" w:rsidP="009B403C">
            <w:pPr>
              <w:jc w:val="center"/>
              <w:rPr>
                <w:b/>
              </w:rPr>
            </w:pPr>
            <w:r w:rsidRPr="00887BFA">
              <w:rPr>
                <w:rFonts w:hint="eastAsia"/>
                <w:b/>
              </w:rPr>
              <w:t>属性说明</w:t>
            </w:r>
          </w:p>
        </w:tc>
      </w:tr>
      <w:tr w:rsidR="00B654BD" w:rsidTr="009B403C">
        <w:tc>
          <w:tcPr>
            <w:tcW w:w="2376" w:type="dxa"/>
          </w:tcPr>
          <w:p w:rsidR="00B654BD" w:rsidRDefault="00B654BD" w:rsidP="009B403C">
            <w:pPr>
              <w:jc w:val="center"/>
            </w:pPr>
            <w:r>
              <w:rPr>
                <w:rFonts w:hint="eastAsia"/>
              </w:rPr>
              <w:t>name</w:t>
            </w:r>
          </w:p>
        </w:tc>
        <w:tc>
          <w:tcPr>
            <w:tcW w:w="6152" w:type="dxa"/>
          </w:tcPr>
          <w:p w:rsidR="00B654BD" w:rsidRDefault="00B654BD" w:rsidP="009B403C">
            <w:r>
              <w:rPr>
                <w:rFonts w:hint="eastAsia"/>
              </w:rPr>
              <w:t>控件的名称，是控件在页中的唯一标识</w:t>
            </w:r>
          </w:p>
        </w:tc>
      </w:tr>
      <w:tr w:rsidR="00B654BD" w:rsidRPr="001F7A59" w:rsidTr="009B403C">
        <w:tc>
          <w:tcPr>
            <w:tcW w:w="2376" w:type="dxa"/>
          </w:tcPr>
          <w:p w:rsidR="00B654BD" w:rsidRDefault="00B654BD" w:rsidP="009B403C">
            <w:pPr>
              <w:jc w:val="center"/>
            </w:pPr>
            <w:r>
              <w:rPr>
                <w:rFonts w:hint="eastAsia"/>
              </w:rPr>
              <w:t>x, y</w:t>
            </w:r>
          </w:p>
        </w:tc>
        <w:tc>
          <w:tcPr>
            <w:tcW w:w="6152" w:type="dxa"/>
          </w:tcPr>
          <w:p w:rsidR="00B654BD" w:rsidRDefault="00B654BD" w:rsidP="009B403C">
            <w:r>
              <w:rPr>
                <w:rFonts w:hint="eastAsia"/>
              </w:rPr>
              <w:t>分别为控件相对页的横、纵坐标</w:t>
            </w:r>
          </w:p>
        </w:tc>
      </w:tr>
      <w:tr w:rsidR="00B654BD" w:rsidTr="009B403C">
        <w:tc>
          <w:tcPr>
            <w:tcW w:w="2376" w:type="dxa"/>
          </w:tcPr>
          <w:p w:rsidR="00B654BD" w:rsidRDefault="00B654BD" w:rsidP="009B403C">
            <w:pPr>
              <w:jc w:val="center"/>
            </w:pPr>
            <w:r>
              <w:rPr>
                <w:rFonts w:hint="eastAsia"/>
              </w:rPr>
              <w:t>layoutWidth</w:t>
            </w:r>
          </w:p>
        </w:tc>
        <w:tc>
          <w:tcPr>
            <w:tcW w:w="6152" w:type="dxa"/>
          </w:tcPr>
          <w:p w:rsidR="00B654BD" w:rsidRDefault="00B654BD" w:rsidP="009B403C">
            <w:r>
              <w:rPr>
                <w:rFonts w:hint="eastAsia"/>
              </w:rPr>
              <w:t>控件的宽度</w:t>
            </w:r>
          </w:p>
        </w:tc>
      </w:tr>
      <w:tr w:rsidR="00B654BD" w:rsidTr="009B403C">
        <w:tc>
          <w:tcPr>
            <w:tcW w:w="2376" w:type="dxa"/>
          </w:tcPr>
          <w:p w:rsidR="00B654BD" w:rsidRPr="00E2094E" w:rsidRDefault="00B654BD" w:rsidP="009B403C">
            <w:pPr>
              <w:jc w:val="center"/>
            </w:pPr>
            <w:r>
              <w:rPr>
                <w:rFonts w:hint="eastAsia"/>
              </w:rPr>
              <w:t>layoutHeight</w:t>
            </w:r>
          </w:p>
        </w:tc>
        <w:tc>
          <w:tcPr>
            <w:tcW w:w="6152" w:type="dxa"/>
          </w:tcPr>
          <w:p w:rsidR="00B654BD" w:rsidRDefault="00B654BD" w:rsidP="009B403C">
            <w:r>
              <w:rPr>
                <w:rFonts w:hint="eastAsia"/>
              </w:rPr>
              <w:t>控件的高度</w:t>
            </w:r>
          </w:p>
        </w:tc>
      </w:tr>
      <w:tr w:rsidR="00B654BD" w:rsidTr="009B403C">
        <w:tc>
          <w:tcPr>
            <w:tcW w:w="2376" w:type="dxa"/>
          </w:tcPr>
          <w:p w:rsidR="00B654BD" w:rsidRDefault="00B654BD" w:rsidP="009B403C">
            <w:pPr>
              <w:jc w:val="center"/>
            </w:pPr>
            <w:r>
              <w:rPr>
                <w:rFonts w:hint="eastAsia"/>
              </w:rPr>
              <w:t>bgColor</w:t>
            </w:r>
          </w:p>
        </w:tc>
        <w:tc>
          <w:tcPr>
            <w:tcW w:w="6152" w:type="dxa"/>
          </w:tcPr>
          <w:p w:rsidR="00B654BD" w:rsidRDefault="00B654BD" w:rsidP="00B654BD">
            <w:pPr>
              <w:ind w:firstLineChars="16" w:firstLine="34"/>
            </w:pPr>
            <w:r>
              <w:rPr>
                <w:rFonts w:hint="eastAsia"/>
              </w:rPr>
              <w:t>背景色（</w:t>
            </w:r>
            <w:r>
              <w:rPr>
                <w:rFonts w:hint="eastAsia"/>
              </w:rPr>
              <w:t>"#RRGGBB")</w:t>
            </w:r>
          </w:p>
        </w:tc>
      </w:tr>
      <w:tr w:rsidR="00B654BD" w:rsidTr="009B403C">
        <w:tc>
          <w:tcPr>
            <w:tcW w:w="2376" w:type="dxa"/>
          </w:tcPr>
          <w:p w:rsidR="00B654BD" w:rsidRDefault="00B654BD" w:rsidP="009B403C">
            <w:pPr>
              <w:jc w:val="center"/>
            </w:pPr>
            <w:r w:rsidRPr="00685FD1">
              <w:t>scrollScale</w:t>
            </w:r>
          </w:p>
        </w:tc>
        <w:tc>
          <w:tcPr>
            <w:tcW w:w="6152" w:type="dxa"/>
          </w:tcPr>
          <w:p w:rsidR="00B654BD" w:rsidRDefault="00B654BD" w:rsidP="009B403C">
            <w:r>
              <w:rPr>
                <w:rFonts w:hint="eastAsia"/>
              </w:rPr>
              <w:t>滚动刻度（</w:t>
            </w:r>
            <w:r>
              <w:rPr>
                <w:rFonts w:hint="eastAsia"/>
              </w:rPr>
              <w:t>1</w:t>
            </w:r>
            <w:r>
              <w:t>—</w:t>
            </w:r>
            <w:r>
              <w:rPr>
                <w:rFonts w:hint="eastAsia"/>
              </w:rPr>
              <w:t>100%</w:t>
            </w:r>
            <w:r>
              <w:rPr>
                <w:rFonts w:hint="eastAsia"/>
              </w:rPr>
              <w:t>）</w:t>
            </w:r>
          </w:p>
        </w:tc>
      </w:tr>
      <w:tr w:rsidR="00B654BD" w:rsidTr="009B403C">
        <w:tc>
          <w:tcPr>
            <w:tcW w:w="2376" w:type="dxa"/>
          </w:tcPr>
          <w:p w:rsidR="00B654BD" w:rsidRPr="00B654BD" w:rsidRDefault="00B654BD" w:rsidP="009B403C">
            <w:pPr>
              <w:jc w:val="center"/>
            </w:pPr>
            <w:r w:rsidRPr="00B654BD">
              <w:rPr>
                <w:rFonts w:hint="eastAsia"/>
              </w:rPr>
              <w:t>numRows</w:t>
            </w:r>
          </w:p>
        </w:tc>
        <w:tc>
          <w:tcPr>
            <w:tcW w:w="6152" w:type="dxa"/>
          </w:tcPr>
          <w:p w:rsidR="00B654BD" w:rsidRPr="00B654BD" w:rsidRDefault="00B654BD" w:rsidP="009B403C">
            <w:r w:rsidRPr="00B654BD">
              <w:rPr>
                <w:rFonts w:hint="eastAsia"/>
              </w:rPr>
              <w:t>行数</w:t>
            </w:r>
          </w:p>
        </w:tc>
      </w:tr>
      <w:tr w:rsidR="00B654BD" w:rsidTr="009B403C">
        <w:tc>
          <w:tcPr>
            <w:tcW w:w="2376" w:type="dxa"/>
          </w:tcPr>
          <w:p w:rsidR="00B654BD" w:rsidRPr="00B654BD" w:rsidRDefault="00B654BD" w:rsidP="009B403C">
            <w:pPr>
              <w:jc w:val="center"/>
            </w:pPr>
            <w:r w:rsidRPr="00B654BD">
              <w:rPr>
                <w:rFonts w:hint="eastAsia"/>
              </w:rPr>
              <w:t>numColumns</w:t>
            </w:r>
          </w:p>
        </w:tc>
        <w:tc>
          <w:tcPr>
            <w:tcW w:w="6152" w:type="dxa"/>
          </w:tcPr>
          <w:p w:rsidR="00B654BD" w:rsidRPr="00B654BD" w:rsidRDefault="00B654BD" w:rsidP="009B403C">
            <w:r w:rsidRPr="00B654BD">
              <w:rPr>
                <w:rFonts w:hint="eastAsia"/>
              </w:rPr>
              <w:t>列数</w:t>
            </w:r>
          </w:p>
        </w:tc>
      </w:tr>
    </w:tbl>
    <w:p w:rsidR="00680BA7" w:rsidRPr="00B654BD" w:rsidRDefault="00680BA7" w:rsidP="0046635B"/>
    <w:p w:rsidR="00707544" w:rsidRPr="005349E6" w:rsidRDefault="005349E6" w:rsidP="00EF7334">
      <w:pPr>
        <w:pStyle w:val="1"/>
        <w:numPr>
          <w:ilvl w:val="0"/>
          <w:numId w:val="0"/>
        </w:numPr>
        <w:rPr>
          <w:rFonts w:ascii="宋体" w:hAnsi="宋体"/>
          <w:color w:val="4F81BD"/>
          <w:sz w:val="72"/>
          <w:szCs w:val="72"/>
        </w:rPr>
      </w:pPr>
      <w:r>
        <w:br w:type="page"/>
      </w:r>
      <w:bookmarkStart w:id="32" w:name="_Toc449080454"/>
      <w:r w:rsidR="001413B4" w:rsidRPr="005349E6">
        <w:rPr>
          <w:rFonts w:ascii="宋体" w:hAnsi="宋体" w:hint="eastAsia"/>
          <w:color w:val="4F81BD"/>
          <w:sz w:val="72"/>
          <w:szCs w:val="72"/>
        </w:rPr>
        <w:lastRenderedPageBreak/>
        <w:t xml:space="preserve">5 </w:t>
      </w:r>
      <w:r w:rsidR="00D91380" w:rsidRPr="005349E6">
        <w:rPr>
          <w:rFonts w:ascii="宋体" w:hAnsi="宋体" w:hint="eastAsia"/>
          <w:color w:val="4F81BD"/>
          <w:sz w:val="72"/>
          <w:szCs w:val="72"/>
        </w:rPr>
        <w:t>U</w:t>
      </w:r>
      <w:r w:rsidR="001413B4" w:rsidRPr="005349E6">
        <w:rPr>
          <w:rFonts w:ascii="宋体" w:hAnsi="宋体" w:hint="eastAsia"/>
          <w:color w:val="4F81BD"/>
          <w:sz w:val="72"/>
          <w:szCs w:val="72"/>
        </w:rPr>
        <w:t>I库API</w:t>
      </w:r>
      <w:r w:rsidRPr="005349E6">
        <w:rPr>
          <w:rFonts w:ascii="宋体" w:hAnsi="宋体" w:hint="eastAsia"/>
          <w:color w:val="4F81BD"/>
          <w:sz w:val="72"/>
          <w:szCs w:val="72"/>
        </w:rPr>
        <w:t>接口定义</w:t>
      </w:r>
      <w:bookmarkEnd w:id="32"/>
    </w:p>
    <w:p w:rsidR="005349E6" w:rsidRPr="005349E6" w:rsidRDefault="005349E6" w:rsidP="005349E6">
      <w:pPr>
        <w:jc w:val="center"/>
        <w:rPr>
          <w:rFonts w:ascii="宋体" w:hAnsi="宋体"/>
          <w:color w:val="4F81BD"/>
          <w:sz w:val="72"/>
          <w:szCs w:val="72"/>
        </w:rPr>
      </w:pPr>
    </w:p>
    <w:p w:rsidR="006A2ADC" w:rsidRDefault="00782A58" w:rsidP="006A2ADC">
      <w:r>
        <w:rPr>
          <w:rFonts w:hint="eastAsia"/>
        </w:rPr>
        <w:tab/>
      </w:r>
      <w:r w:rsidR="00562B5F">
        <w:rPr>
          <w:rFonts w:hint="eastAsia"/>
        </w:rPr>
        <w:t>只用</w:t>
      </w:r>
      <w:r w:rsidR="00EB050A">
        <w:rPr>
          <w:rFonts w:hint="eastAsia"/>
        </w:rPr>
        <w:t>10</w:t>
      </w:r>
      <w:r w:rsidR="00562B5F">
        <w:rPr>
          <w:rFonts w:hint="eastAsia"/>
        </w:rPr>
        <w:t>个接口，即可实现大部分界面效果，并支持彩屏，各类大小的屏幕，支持滑动，半透明，毛玻璃的界面效果。接口容易理解，开发难度低。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tblPr>
      <w:tblGrid>
        <w:gridCol w:w="8528"/>
      </w:tblGrid>
      <w:tr w:rsidR="009013EB" w:rsidTr="00A5068F">
        <w:tc>
          <w:tcPr>
            <w:tcW w:w="8528" w:type="dxa"/>
            <w:shd w:val="clear" w:color="auto" w:fill="D9D9D9"/>
          </w:tcPr>
          <w:p w:rsidR="009013EB" w:rsidRDefault="00582DEB" w:rsidP="009013EB">
            <w:pPr>
              <w:rPr>
                <w:b/>
              </w:rPr>
            </w:pPr>
            <w:r>
              <w:rPr>
                <w:rFonts w:hint="eastAsia"/>
                <w:b/>
              </w:rPr>
              <w:t>返回值</w:t>
            </w:r>
            <w:r w:rsidR="008B25AE">
              <w:rPr>
                <w:rFonts w:hint="eastAsia"/>
                <w:b/>
              </w:rPr>
              <w:t>宏</w:t>
            </w:r>
            <w:r w:rsidR="009013EB" w:rsidRPr="00FE20C1">
              <w:rPr>
                <w:rFonts w:hint="eastAsia"/>
                <w:b/>
              </w:rPr>
              <w:t>定义：</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EUI_RET_OK                   0</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enum</w:t>
            </w:r>
            <w:r>
              <w:rPr>
                <w:rFonts w:ascii="NSimSun" w:hAnsi="NSimSun" w:cs="NSimSun"/>
                <w:kern w:val="0"/>
                <w:sz w:val="19"/>
                <w:szCs w:val="19"/>
              </w:rPr>
              <w:t xml:space="preserve"> PDK_EUI_RET</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 xml:space="preserve">    </w:t>
            </w:r>
            <w:r>
              <w:rPr>
                <w:rFonts w:ascii="NSimSun" w:hAnsi="NSimSun" w:cs="NSimSun"/>
                <w:color w:val="008000"/>
                <w:kern w:val="0"/>
                <w:sz w:val="19"/>
                <w:szCs w:val="19"/>
              </w:rPr>
              <w:t>//scanner module(-3100~-3199)</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EUI_ERR_BASE</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=(0-3100),</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EUI_ERR_INVALID_PARAM</w:t>
            </w:r>
            <w:r>
              <w:rPr>
                <w:rFonts w:ascii="NSimSun" w:hAnsi="NSimSun" w:cs="NSimSun"/>
                <w:kern w:val="0"/>
                <w:sz w:val="19"/>
                <w:szCs w:val="19"/>
              </w:rPr>
              <w:tab/>
            </w:r>
            <w:r>
              <w:rPr>
                <w:rFonts w:ascii="NSimSun" w:hAnsi="NSimSun" w:cs="NSimSun"/>
                <w:kern w:val="0"/>
                <w:sz w:val="19"/>
                <w:szCs w:val="19"/>
              </w:rPr>
              <w:tab/>
              <w:t>=(EUI_ERR_BASE-1),</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EUI_ERR_MEM_RUN_OUT</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=(EUI_ERR_BASE-2),</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EUI_ERR_INVALID_TAG</w:t>
            </w:r>
            <w:r>
              <w:rPr>
                <w:rFonts w:ascii="NSimSun" w:hAnsi="NSimSun" w:cs="NSimSun"/>
                <w:kern w:val="0"/>
                <w:sz w:val="19"/>
                <w:szCs w:val="19"/>
              </w:rPr>
              <w:tab/>
            </w:r>
            <w:r>
              <w:rPr>
                <w:rFonts w:ascii="NSimSun" w:hAnsi="NSimSun" w:cs="NSimSun"/>
                <w:kern w:val="0"/>
                <w:sz w:val="19"/>
                <w:szCs w:val="19"/>
              </w:rPr>
              <w:tab/>
              <w:t xml:space="preserve">    =(EUI_ERR_BASE-3),</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EUI_ERR_OPER_ERR</w:t>
            </w:r>
            <w:r>
              <w:rPr>
                <w:rFonts w:ascii="NSimSun" w:hAnsi="NSimSun" w:cs="NSimSun"/>
                <w:kern w:val="0"/>
                <w:sz w:val="19"/>
                <w:szCs w:val="19"/>
              </w:rPr>
              <w:tab/>
            </w:r>
            <w:r>
              <w:rPr>
                <w:rFonts w:ascii="NSimSun" w:hAnsi="NSimSun" w:cs="NSimSun"/>
                <w:kern w:val="0"/>
                <w:sz w:val="19"/>
                <w:szCs w:val="19"/>
              </w:rPr>
              <w:tab/>
              <w:t xml:space="preserve">    =(EUI_ERR_BASE-4),</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EUI_ERR_TIME_OUT</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=(EUI_ERR_BASE-5),</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EUI_ERR_NO_RESULT           =(EUI_ERR_BASE-6),</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EUI_ERR_INVALID_CONFIG</w:t>
            </w:r>
            <w:r>
              <w:rPr>
                <w:rFonts w:ascii="NSimSun" w:hAnsi="NSimSun" w:cs="NSimSun"/>
                <w:kern w:val="0"/>
                <w:sz w:val="19"/>
                <w:szCs w:val="19"/>
              </w:rPr>
              <w:tab/>
            </w:r>
            <w:r>
              <w:rPr>
                <w:rFonts w:ascii="NSimSun" w:hAnsi="NSimSun" w:cs="NSimSun"/>
                <w:kern w:val="0"/>
                <w:sz w:val="19"/>
                <w:szCs w:val="19"/>
              </w:rPr>
              <w:tab/>
              <w:t>=(EUI_ERR_BASE-7),</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EUI_ERR_INVALID_CHANNEL</w:t>
            </w:r>
            <w:r>
              <w:rPr>
                <w:rFonts w:ascii="NSimSun" w:hAnsi="NSimSun" w:cs="NSimSun"/>
                <w:kern w:val="0"/>
                <w:sz w:val="19"/>
                <w:szCs w:val="19"/>
              </w:rPr>
              <w:tab/>
            </w:r>
            <w:r>
              <w:rPr>
                <w:rFonts w:ascii="NSimSun" w:hAnsi="NSimSun" w:cs="NSimSun"/>
                <w:kern w:val="0"/>
                <w:sz w:val="19"/>
                <w:szCs w:val="19"/>
              </w:rPr>
              <w:tab/>
              <w:t>=(EUI_ERR_BASE-8),</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EUI_ERR_INVALID_PAGE</w:t>
            </w:r>
            <w:r>
              <w:rPr>
                <w:rFonts w:ascii="NSimSun" w:hAnsi="NSimSun" w:cs="NSimSun"/>
                <w:kern w:val="0"/>
                <w:sz w:val="19"/>
                <w:szCs w:val="19"/>
              </w:rPr>
              <w:tab/>
            </w:r>
            <w:r>
              <w:rPr>
                <w:rFonts w:ascii="NSimSun" w:hAnsi="NSimSun" w:cs="NSimSun"/>
                <w:kern w:val="0"/>
                <w:sz w:val="19"/>
                <w:szCs w:val="19"/>
              </w:rPr>
              <w:tab/>
              <w:t>=(EUI_ERR_BASE-9),</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EUI_ERR_INITIALIZED_FAILED</w:t>
            </w:r>
            <w:r>
              <w:rPr>
                <w:rFonts w:ascii="NSimSun" w:hAnsi="NSimSun" w:cs="NSimSun"/>
                <w:kern w:val="0"/>
                <w:sz w:val="19"/>
                <w:szCs w:val="19"/>
              </w:rPr>
              <w:tab/>
              <w:t>=(EUI_ERR_BASE-10),</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EUI_ERR_ERR_STATE</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=(EUI_ERR_BASE-11),</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EUI_ERR_MSG_TIMEOUT         =(EUI_ERR_BASE-12),</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EUI_ERR_MSG_ERR</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=(EUI_ERR_BASE-13),</w:t>
            </w: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EUI_ERR_DATA_ERR</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=(EUI_ERR_BASE-14),</w:t>
            </w:r>
          </w:p>
          <w:p w:rsidR="00BF76B3" w:rsidRDefault="00BF76B3" w:rsidP="00BF76B3">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EUI_ERR_FONT_NO_FREE</w:t>
            </w:r>
            <w:r>
              <w:rPr>
                <w:rFonts w:ascii="NSimSun" w:hAnsi="NSimSun" w:cs="NSimSun"/>
                <w:kern w:val="0"/>
                <w:sz w:val="19"/>
                <w:szCs w:val="19"/>
              </w:rPr>
              <w:tab/>
            </w:r>
            <w:r>
              <w:rPr>
                <w:rFonts w:ascii="NSimSun" w:hAnsi="NSimSun" w:cs="NSimSun"/>
                <w:kern w:val="0"/>
                <w:sz w:val="19"/>
                <w:szCs w:val="19"/>
              </w:rPr>
              <w:tab/>
              <w:t>=(EUI_ERR_BASE-15),</w:t>
            </w:r>
          </w:p>
          <w:p w:rsidR="00BF76B3" w:rsidRDefault="00BF76B3" w:rsidP="00BF76B3">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EUI_ERR_FONT_INIT_FALIED</w:t>
            </w:r>
            <w:r>
              <w:rPr>
                <w:rFonts w:ascii="NSimSun" w:hAnsi="NSimSun" w:cs="NSimSun"/>
                <w:kern w:val="0"/>
                <w:sz w:val="19"/>
                <w:szCs w:val="19"/>
              </w:rPr>
              <w:tab/>
              <w:t>=(EUI_ERR_BASE-16),</w:t>
            </w:r>
          </w:p>
          <w:p w:rsidR="00BF76B3" w:rsidRDefault="00BF76B3" w:rsidP="00BF76B3">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EUI_ERR_XML_NO_FREE</w:t>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=(EUI_ERR_BASE-17),</w:t>
            </w:r>
          </w:p>
          <w:p w:rsidR="00BF76B3" w:rsidRDefault="00BF76B3" w:rsidP="00BF76B3">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EUI_ERR_XML_INIT_ERR</w:t>
            </w:r>
            <w:r>
              <w:rPr>
                <w:rFonts w:ascii="NSimSun" w:hAnsi="NSimSun" w:cs="NSimSun"/>
                <w:kern w:val="0"/>
                <w:sz w:val="19"/>
                <w:szCs w:val="19"/>
              </w:rPr>
              <w:tab/>
            </w:r>
            <w:r>
              <w:rPr>
                <w:rFonts w:ascii="NSimSun" w:hAnsi="NSimSun" w:cs="NSimSun"/>
                <w:kern w:val="0"/>
                <w:sz w:val="19"/>
                <w:szCs w:val="19"/>
              </w:rPr>
              <w:tab/>
              <w:t>=(EUI_ERR_BASE-18),</w:t>
            </w:r>
          </w:p>
          <w:p w:rsidR="00BF76B3" w:rsidRDefault="00BF76B3" w:rsidP="00BF76B3">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EUI_ERR_PAGEMANAGER_INIT_ERR=(EUI_ERR_BASE-19),</w:t>
            </w:r>
          </w:p>
          <w:p w:rsidR="00BF76B3" w:rsidRPr="00BF76B3" w:rsidRDefault="00BF76B3" w:rsidP="001B53D8">
            <w:pPr>
              <w:autoSpaceDE w:val="0"/>
              <w:autoSpaceDN w:val="0"/>
              <w:adjustRightInd w:val="0"/>
              <w:jc w:val="left"/>
              <w:rPr>
                <w:rFonts w:ascii="NSimSun" w:hAnsi="NSimSun" w:cs="NSimSun"/>
                <w:kern w:val="0"/>
                <w:sz w:val="19"/>
                <w:szCs w:val="19"/>
              </w:rPr>
            </w:pPr>
          </w:p>
          <w:p w:rsidR="001B53D8" w:rsidRDefault="001B53D8" w:rsidP="001B53D8">
            <w:pPr>
              <w:autoSpaceDE w:val="0"/>
              <w:autoSpaceDN w:val="0"/>
              <w:adjustRightInd w:val="0"/>
              <w:jc w:val="left"/>
              <w:rPr>
                <w:rFonts w:ascii="NSimSun" w:hAnsi="NSimSun" w:cs="NSimSun"/>
                <w:kern w:val="0"/>
                <w:sz w:val="19"/>
                <w:szCs w:val="19"/>
              </w:rPr>
            </w:pPr>
          </w:p>
          <w:p w:rsidR="001B53D8" w:rsidRDefault="001B53D8" w:rsidP="001B53D8">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9013EB" w:rsidRPr="0055366B" w:rsidRDefault="00F5060F" w:rsidP="00F5060F">
            <w:pPr>
              <w:autoSpaceDE w:val="0"/>
              <w:autoSpaceDN w:val="0"/>
              <w:adjustRightInd w:val="0"/>
              <w:jc w:val="left"/>
              <w:rPr>
                <w:rFonts w:ascii="NSimSun" w:hAnsi="NSimSun" w:cs="NSimSun"/>
                <w:kern w:val="0"/>
                <w:sz w:val="19"/>
                <w:szCs w:val="19"/>
              </w:rPr>
            </w:pPr>
            <w:r w:rsidRPr="0055366B">
              <w:rPr>
                <w:rFonts w:ascii="NSimSun" w:hAnsi="NSimSun" w:cs="NSimSun"/>
                <w:kern w:val="0"/>
                <w:sz w:val="19"/>
                <w:szCs w:val="19"/>
              </w:rPr>
              <w:t xml:space="preserve"> </w:t>
            </w:r>
          </w:p>
        </w:tc>
      </w:tr>
    </w:tbl>
    <w:p w:rsidR="00213872" w:rsidRDefault="00213872" w:rsidP="006A2ADC"/>
    <w:p w:rsidR="002E20A7" w:rsidRDefault="002E20A7" w:rsidP="006A2ADC"/>
    <w:p w:rsidR="002E20A7" w:rsidRPr="00D91380" w:rsidRDefault="008A71D3"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33" w:name="_Toc449080455"/>
      <w:r>
        <w:rPr>
          <w:rFonts w:eastAsia="宋体" w:cs="黑体" w:hint="eastAsia"/>
          <w:b w:val="0"/>
          <w:color w:val="4F81BD"/>
          <w:kern w:val="0"/>
          <w:szCs w:val="26"/>
        </w:rPr>
        <w:lastRenderedPageBreak/>
        <w:t>5.1</w:t>
      </w:r>
      <w:r w:rsidR="002E20A7" w:rsidRPr="00D91380">
        <w:rPr>
          <w:rFonts w:eastAsia="宋体" w:cs="黑体" w:hint="eastAsia"/>
          <w:b w:val="0"/>
          <w:color w:val="4F81BD"/>
          <w:kern w:val="0"/>
          <w:szCs w:val="26"/>
        </w:rPr>
        <w:t>UI</w:t>
      </w:r>
      <w:r w:rsidR="002E20A7" w:rsidRPr="00D91380">
        <w:rPr>
          <w:rFonts w:eastAsia="宋体" w:cs="黑体" w:hint="eastAsia"/>
          <w:b w:val="0"/>
          <w:color w:val="4F81BD"/>
          <w:kern w:val="0"/>
          <w:szCs w:val="26"/>
        </w:rPr>
        <w:t>初始化</w:t>
      </w:r>
      <w:bookmarkEnd w:id="33"/>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693"/>
        <w:gridCol w:w="850"/>
        <w:gridCol w:w="3311"/>
      </w:tblGrid>
      <w:tr w:rsidR="002E20A7" w:rsidRPr="00322779" w:rsidTr="007C7F6F">
        <w:tc>
          <w:tcPr>
            <w:tcW w:w="1276" w:type="dxa"/>
            <w:shd w:val="clear" w:color="auto" w:fill="548DD4"/>
            <w:vAlign w:val="center"/>
          </w:tcPr>
          <w:p w:rsidR="002E20A7" w:rsidRPr="0076427F" w:rsidRDefault="002E20A7" w:rsidP="007C7F6F">
            <w:pPr>
              <w:jc w:val="center"/>
              <w:rPr>
                <w:rFonts w:ascii="宋体"/>
                <w:b/>
                <w:color w:val="FFFFFF"/>
                <w:kern w:val="0"/>
                <w:sz w:val="24"/>
              </w:rPr>
            </w:pPr>
            <w:r w:rsidRPr="0032153A">
              <w:rPr>
                <w:rFonts w:ascii="宋体" w:hAnsi="宋体" w:hint="eastAsia"/>
                <w:color w:val="FFFFFF"/>
                <w:kern w:val="0"/>
                <w:sz w:val="24"/>
              </w:rPr>
              <w:t>函数原型</w:t>
            </w:r>
          </w:p>
        </w:tc>
        <w:tc>
          <w:tcPr>
            <w:tcW w:w="6854" w:type="dxa"/>
            <w:gridSpan w:val="3"/>
          </w:tcPr>
          <w:p w:rsidR="002E20A7" w:rsidRPr="006E6DA9" w:rsidRDefault="006E6DA9" w:rsidP="006E6DA9">
            <w:pPr>
              <w:autoSpaceDE w:val="0"/>
              <w:autoSpaceDN w:val="0"/>
              <w:adjustRightInd w:val="0"/>
              <w:jc w:val="left"/>
              <w:rPr>
                <w:rFonts w:ascii="NSimSun" w:hAnsi="NSimSun" w:cs="NSimSun"/>
                <w:kern w:val="0"/>
                <w:sz w:val="19"/>
                <w:szCs w:val="19"/>
              </w:rPr>
            </w:pPr>
            <w:r w:rsidRPr="006E6DA9">
              <w:rPr>
                <w:b/>
                <w:color w:val="7030A0"/>
                <w:sz w:val="28"/>
                <w:szCs w:val="28"/>
              </w:rPr>
              <w:t>int EUI_Init(char *pszFontFilePath, char * pszXmlFilePath);</w:t>
            </w:r>
          </w:p>
        </w:tc>
      </w:tr>
      <w:tr w:rsidR="002E20A7" w:rsidRPr="00322779" w:rsidTr="007C7F6F">
        <w:trPr>
          <w:trHeight w:val="435"/>
        </w:trPr>
        <w:tc>
          <w:tcPr>
            <w:tcW w:w="1276" w:type="dxa"/>
            <w:shd w:val="clear" w:color="auto" w:fill="548DD4"/>
            <w:vAlign w:val="center"/>
          </w:tcPr>
          <w:p w:rsidR="002E20A7" w:rsidRPr="00A42A9A" w:rsidRDefault="002E20A7" w:rsidP="007C7F6F">
            <w:pPr>
              <w:jc w:val="center"/>
              <w:rPr>
                <w:rFonts w:ascii="宋体" w:hAnsi="宋体"/>
                <w:color w:val="FFFFFF"/>
                <w:kern w:val="0"/>
                <w:sz w:val="24"/>
              </w:rPr>
            </w:pPr>
            <w:r w:rsidRPr="00A42A9A">
              <w:rPr>
                <w:rFonts w:ascii="宋体" w:hAnsi="宋体" w:hint="eastAsia"/>
                <w:color w:val="FFFFFF"/>
                <w:kern w:val="0"/>
                <w:sz w:val="24"/>
              </w:rPr>
              <w:t>函数功能</w:t>
            </w:r>
          </w:p>
        </w:tc>
        <w:tc>
          <w:tcPr>
            <w:tcW w:w="6854" w:type="dxa"/>
            <w:gridSpan w:val="3"/>
          </w:tcPr>
          <w:p w:rsidR="002E20A7" w:rsidRPr="00322779" w:rsidRDefault="002E20A7" w:rsidP="007C7F6F">
            <w:pPr>
              <w:rPr>
                <w:rFonts w:ascii="宋体"/>
                <w:kern w:val="0"/>
                <w:szCs w:val="21"/>
              </w:rPr>
            </w:pPr>
            <w:r>
              <w:rPr>
                <w:rFonts w:ascii="宋体" w:hint="eastAsia"/>
                <w:kern w:val="0"/>
                <w:szCs w:val="21"/>
              </w:rPr>
              <w:t>UI初始化</w:t>
            </w:r>
          </w:p>
        </w:tc>
      </w:tr>
      <w:tr w:rsidR="00EE7401" w:rsidRPr="00322779" w:rsidTr="00EE7401">
        <w:tc>
          <w:tcPr>
            <w:tcW w:w="1276" w:type="dxa"/>
            <w:vMerge w:val="restart"/>
            <w:shd w:val="clear" w:color="auto" w:fill="548DD4"/>
            <w:vAlign w:val="center"/>
          </w:tcPr>
          <w:p w:rsidR="00EE7401" w:rsidRPr="00A42A9A" w:rsidRDefault="00EE7401" w:rsidP="007C7F6F">
            <w:pPr>
              <w:jc w:val="center"/>
              <w:rPr>
                <w:rFonts w:ascii="宋体" w:hAnsi="宋体"/>
                <w:color w:val="FFFFFF"/>
                <w:kern w:val="0"/>
                <w:sz w:val="24"/>
              </w:rPr>
            </w:pPr>
            <w:r w:rsidRPr="00A42A9A">
              <w:rPr>
                <w:rFonts w:ascii="宋体" w:hAnsi="宋体" w:hint="eastAsia"/>
                <w:color w:val="FFFFFF"/>
                <w:kern w:val="0"/>
                <w:sz w:val="24"/>
              </w:rPr>
              <w:t>参数说明</w:t>
            </w:r>
          </w:p>
        </w:tc>
        <w:tc>
          <w:tcPr>
            <w:tcW w:w="2693" w:type="dxa"/>
          </w:tcPr>
          <w:p w:rsidR="00EE7401" w:rsidRPr="00322779" w:rsidRDefault="00EE7401" w:rsidP="007C7F6F">
            <w:pPr>
              <w:rPr>
                <w:rFonts w:ascii="宋体" w:hAnsi="宋体"/>
                <w:kern w:val="0"/>
                <w:szCs w:val="21"/>
              </w:rPr>
            </w:pPr>
            <w:r w:rsidRPr="00EE7401">
              <w:rPr>
                <w:rFonts w:ascii="宋体" w:hAnsi="宋体"/>
                <w:kern w:val="0"/>
                <w:szCs w:val="21"/>
              </w:rPr>
              <w:t>pszFontFilePath</w:t>
            </w:r>
            <w:r w:rsidRPr="00EE7401">
              <w:rPr>
                <w:rFonts w:ascii="宋体" w:hAnsi="宋体" w:hint="eastAsia"/>
                <w:kern w:val="0"/>
                <w:szCs w:val="21"/>
              </w:rPr>
              <w:t xml:space="preserve"> </w:t>
            </w:r>
            <w:r w:rsidRPr="00EE7401">
              <w:rPr>
                <w:rFonts w:ascii="宋体" w:hAnsi="宋体" w:hint="eastAsia"/>
                <w:b/>
                <w:kern w:val="0"/>
                <w:szCs w:val="21"/>
              </w:rPr>
              <w:t xml:space="preserve"> </w:t>
            </w:r>
            <w:r w:rsidRPr="005A758C">
              <w:rPr>
                <w:rFonts w:ascii="宋体" w:hAnsi="宋体" w:hint="eastAsia"/>
                <w:b/>
                <w:kern w:val="0"/>
                <w:szCs w:val="21"/>
              </w:rPr>
              <w:t>[输入]</w:t>
            </w:r>
          </w:p>
        </w:tc>
        <w:tc>
          <w:tcPr>
            <w:tcW w:w="4161" w:type="dxa"/>
            <w:gridSpan w:val="2"/>
          </w:tcPr>
          <w:p w:rsidR="00EE7401" w:rsidRDefault="00EE7401" w:rsidP="007C7F6F">
            <w:r>
              <w:rPr>
                <w:rFonts w:hint="eastAsia"/>
              </w:rPr>
              <w:t>字库路径</w:t>
            </w:r>
            <w:r w:rsidR="00B2484B">
              <w:rPr>
                <w:rFonts w:hint="eastAsia"/>
              </w:rPr>
              <w:t>（</w:t>
            </w:r>
            <w:r w:rsidR="00FE6A4C">
              <w:rPr>
                <w:rFonts w:hint="eastAsia"/>
              </w:rPr>
              <w:t>NULL</w:t>
            </w:r>
            <w:r w:rsidR="00B2484B">
              <w:rPr>
                <w:rFonts w:hint="eastAsia"/>
              </w:rPr>
              <w:t>为不加载</w:t>
            </w:r>
            <w:r w:rsidR="00FE6A4C">
              <w:rPr>
                <w:rFonts w:hint="eastAsia"/>
              </w:rPr>
              <w:t>）</w:t>
            </w:r>
          </w:p>
        </w:tc>
      </w:tr>
      <w:tr w:rsidR="00EE7401" w:rsidRPr="00322779" w:rsidTr="00EE7401">
        <w:tc>
          <w:tcPr>
            <w:tcW w:w="1276" w:type="dxa"/>
            <w:vMerge/>
            <w:shd w:val="clear" w:color="auto" w:fill="548DD4"/>
            <w:vAlign w:val="center"/>
          </w:tcPr>
          <w:p w:rsidR="00EE7401" w:rsidRPr="00A42A9A" w:rsidRDefault="00EE7401" w:rsidP="007C7F6F">
            <w:pPr>
              <w:jc w:val="center"/>
              <w:rPr>
                <w:rFonts w:ascii="宋体" w:hAnsi="宋体"/>
                <w:color w:val="FFFFFF"/>
                <w:kern w:val="0"/>
                <w:sz w:val="24"/>
              </w:rPr>
            </w:pPr>
          </w:p>
        </w:tc>
        <w:tc>
          <w:tcPr>
            <w:tcW w:w="2693" w:type="dxa"/>
          </w:tcPr>
          <w:p w:rsidR="00EE7401" w:rsidRDefault="00EE7401" w:rsidP="007C7F6F">
            <w:pPr>
              <w:rPr>
                <w:rFonts w:ascii="宋体" w:hAnsi="宋体"/>
                <w:kern w:val="0"/>
                <w:szCs w:val="21"/>
              </w:rPr>
            </w:pPr>
            <w:r w:rsidRPr="00EE7401">
              <w:rPr>
                <w:rFonts w:ascii="宋体" w:hAnsi="宋体"/>
                <w:kern w:val="0"/>
                <w:szCs w:val="21"/>
              </w:rPr>
              <w:t>pszXmlFilePath</w:t>
            </w:r>
            <w:r w:rsidRPr="00EE7401">
              <w:rPr>
                <w:rFonts w:ascii="宋体" w:hAnsi="宋体" w:hint="eastAsia"/>
                <w:kern w:val="0"/>
                <w:szCs w:val="21"/>
              </w:rPr>
              <w:t xml:space="preserve">  </w:t>
            </w:r>
            <w:r>
              <w:rPr>
                <w:rFonts w:hint="eastAsia"/>
                <w:b/>
                <w:color w:val="7030A0"/>
                <w:sz w:val="28"/>
                <w:szCs w:val="28"/>
              </w:rPr>
              <w:t xml:space="preserve"> </w:t>
            </w:r>
            <w:r w:rsidRPr="005A758C">
              <w:rPr>
                <w:rFonts w:ascii="宋体" w:hAnsi="宋体" w:hint="eastAsia"/>
                <w:b/>
                <w:kern w:val="0"/>
                <w:szCs w:val="21"/>
              </w:rPr>
              <w:t>[输入]</w:t>
            </w:r>
          </w:p>
        </w:tc>
        <w:tc>
          <w:tcPr>
            <w:tcW w:w="4161" w:type="dxa"/>
            <w:gridSpan w:val="2"/>
          </w:tcPr>
          <w:p w:rsidR="00EE7401" w:rsidRDefault="00EE7401" w:rsidP="007C7F6F">
            <w:r>
              <w:t>X</w:t>
            </w:r>
            <w:r>
              <w:rPr>
                <w:rFonts w:hint="eastAsia"/>
              </w:rPr>
              <w:t>ml</w:t>
            </w:r>
            <w:r>
              <w:rPr>
                <w:rFonts w:hint="eastAsia"/>
              </w:rPr>
              <w:t>文件路径</w:t>
            </w:r>
            <w:r w:rsidR="00FE6A4C">
              <w:rPr>
                <w:rFonts w:hint="eastAsia"/>
              </w:rPr>
              <w:t>（</w:t>
            </w:r>
            <w:r w:rsidR="00304817">
              <w:rPr>
                <w:rFonts w:hint="eastAsia"/>
              </w:rPr>
              <w:t>NULL</w:t>
            </w:r>
            <w:r w:rsidR="00304817">
              <w:rPr>
                <w:rFonts w:hint="eastAsia"/>
              </w:rPr>
              <w:t>为不加载</w:t>
            </w:r>
            <w:r w:rsidR="00FE6A4C">
              <w:rPr>
                <w:rFonts w:hint="eastAsia"/>
              </w:rPr>
              <w:t>）</w:t>
            </w:r>
          </w:p>
        </w:tc>
      </w:tr>
      <w:tr w:rsidR="002E20A7" w:rsidRPr="00322779" w:rsidTr="007C7F6F">
        <w:trPr>
          <w:trHeight w:val="249"/>
        </w:trPr>
        <w:tc>
          <w:tcPr>
            <w:tcW w:w="1276" w:type="dxa"/>
            <w:shd w:val="clear" w:color="auto" w:fill="548DD4"/>
            <w:vAlign w:val="center"/>
          </w:tcPr>
          <w:p w:rsidR="002E20A7" w:rsidRPr="00A42A9A" w:rsidRDefault="002E20A7" w:rsidP="007C7F6F">
            <w:pPr>
              <w:jc w:val="center"/>
              <w:rPr>
                <w:rFonts w:ascii="宋体" w:hAnsi="宋体"/>
                <w:color w:val="FFFFFF"/>
                <w:kern w:val="0"/>
                <w:sz w:val="24"/>
              </w:rPr>
            </w:pPr>
            <w:r>
              <w:rPr>
                <w:rFonts w:ascii="宋体" w:hAnsi="宋体" w:hint="eastAsia"/>
                <w:color w:val="FFFFFF"/>
                <w:kern w:val="0"/>
                <w:sz w:val="24"/>
              </w:rPr>
              <w:t xml:space="preserve"> </w:t>
            </w:r>
            <w:r w:rsidRPr="00A42A9A">
              <w:rPr>
                <w:rFonts w:ascii="宋体" w:hAnsi="宋体" w:hint="eastAsia"/>
                <w:color w:val="FFFFFF"/>
                <w:kern w:val="0"/>
                <w:sz w:val="24"/>
              </w:rPr>
              <w:t>返回值</w:t>
            </w:r>
          </w:p>
        </w:tc>
        <w:tc>
          <w:tcPr>
            <w:tcW w:w="3543" w:type="dxa"/>
            <w:gridSpan w:val="2"/>
            <w:tcBorders>
              <w:top w:val="single" w:sz="6" w:space="0" w:color="auto"/>
              <w:bottom w:val="single" w:sz="6" w:space="0" w:color="auto"/>
              <w:right w:val="nil"/>
            </w:tcBorders>
          </w:tcPr>
          <w:p w:rsidR="002E20A7" w:rsidRDefault="00EE7401" w:rsidP="007C7F6F">
            <w:pPr>
              <w:jc w:val="left"/>
            </w:pPr>
            <w:r>
              <w:rPr>
                <w:rFonts w:hint="eastAsia"/>
              </w:rPr>
              <w:t>见返回值定义</w:t>
            </w:r>
          </w:p>
        </w:tc>
        <w:tc>
          <w:tcPr>
            <w:tcW w:w="3311" w:type="dxa"/>
            <w:tcBorders>
              <w:top w:val="single" w:sz="6" w:space="0" w:color="auto"/>
              <w:left w:val="nil"/>
              <w:bottom w:val="single" w:sz="6" w:space="0" w:color="auto"/>
              <w:right w:val="single" w:sz="6" w:space="0" w:color="auto"/>
            </w:tcBorders>
          </w:tcPr>
          <w:p w:rsidR="002E20A7" w:rsidRPr="00F80850" w:rsidRDefault="002E20A7" w:rsidP="007C7F6F"/>
        </w:tc>
      </w:tr>
      <w:tr w:rsidR="002E20A7" w:rsidRPr="00322779" w:rsidTr="007C7F6F">
        <w:tc>
          <w:tcPr>
            <w:tcW w:w="1276" w:type="dxa"/>
            <w:shd w:val="clear" w:color="auto" w:fill="548DD4"/>
            <w:vAlign w:val="center"/>
          </w:tcPr>
          <w:p w:rsidR="002E20A7" w:rsidRPr="00A42A9A" w:rsidRDefault="002E20A7" w:rsidP="007C7F6F">
            <w:pPr>
              <w:jc w:val="center"/>
              <w:rPr>
                <w:rFonts w:ascii="宋体" w:hAnsi="宋体"/>
                <w:color w:val="FFFFFF"/>
                <w:kern w:val="0"/>
                <w:sz w:val="24"/>
              </w:rPr>
            </w:pPr>
            <w:r w:rsidRPr="00A42A9A">
              <w:rPr>
                <w:rFonts w:ascii="宋体" w:hAnsi="宋体" w:hint="eastAsia"/>
                <w:color w:val="FFFFFF"/>
                <w:kern w:val="0"/>
                <w:sz w:val="24"/>
              </w:rPr>
              <w:t>用　法</w:t>
            </w:r>
          </w:p>
        </w:tc>
        <w:tc>
          <w:tcPr>
            <w:tcW w:w="6854" w:type="dxa"/>
            <w:gridSpan w:val="3"/>
            <w:tcBorders>
              <w:top w:val="single" w:sz="6" w:space="0" w:color="auto"/>
            </w:tcBorders>
          </w:tcPr>
          <w:p w:rsidR="002E20A7" w:rsidRPr="00F37D15" w:rsidRDefault="0097502A" w:rsidP="00D72A7E">
            <w:pPr>
              <w:rPr>
                <w:rFonts w:ascii="宋体" w:hAnsi="宋体"/>
                <w:b/>
              </w:rPr>
            </w:pPr>
            <w:r>
              <w:rPr>
                <w:rFonts w:ascii="宋体" w:hAnsi="宋体" w:hint="eastAsia"/>
              </w:rPr>
              <w:t>在</w:t>
            </w:r>
            <w:r w:rsidR="00D72A7E">
              <w:rPr>
                <w:rFonts w:ascii="宋体" w:hAnsi="宋体" w:hint="eastAsia"/>
              </w:rPr>
              <w:t>第一次</w:t>
            </w:r>
            <w:r>
              <w:rPr>
                <w:rFonts w:ascii="宋体" w:hAnsi="宋体" w:hint="eastAsia"/>
              </w:rPr>
              <w:t>使用UI前</w:t>
            </w:r>
            <w:r>
              <w:rPr>
                <w:rFonts w:hint="eastAsia"/>
              </w:rPr>
              <w:t>必须</w:t>
            </w:r>
            <w:r w:rsidR="00D72A7E">
              <w:rPr>
                <w:rFonts w:hint="eastAsia"/>
              </w:rPr>
              <w:t>字库与</w:t>
            </w:r>
            <w:r w:rsidR="00D72A7E">
              <w:rPr>
                <w:rFonts w:hint="eastAsia"/>
              </w:rPr>
              <w:t>XML</w:t>
            </w:r>
            <w:r w:rsidR="00D72A7E">
              <w:rPr>
                <w:rFonts w:hint="eastAsia"/>
              </w:rPr>
              <w:t>文件都不为空</w:t>
            </w:r>
          </w:p>
        </w:tc>
      </w:tr>
      <w:tr w:rsidR="002E20A7" w:rsidRPr="00322779" w:rsidTr="007C7F6F">
        <w:tc>
          <w:tcPr>
            <w:tcW w:w="1276" w:type="dxa"/>
            <w:shd w:val="clear" w:color="auto" w:fill="548DD4"/>
            <w:vAlign w:val="center"/>
          </w:tcPr>
          <w:p w:rsidR="002E20A7" w:rsidRPr="00A42A9A" w:rsidRDefault="002E20A7" w:rsidP="007C7F6F">
            <w:pPr>
              <w:jc w:val="center"/>
              <w:rPr>
                <w:rFonts w:ascii="宋体" w:hAnsi="宋体"/>
                <w:color w:val="FFFFFF"/>
                <w:kern w:val="0"/>
                <w:sz w:val="24"/>
              </w:rPr>
            </w:pPr>
            <w:r w:rsidRPr="00A42A9A">
              <w:rPr>
                <w:rFonts w:ascii="宋体" w:hAnsi="宋体" w:hint="eastAsia"/>
                <w:color w:val="FFFFFF"/>
                <w:kern w:val="0"/>
                <w:sz w:val="24"/>
              </w:rPr>
              <w:t>备</w:t>
            </w:r>
            <w:r>
              <w:rPr>
                <w:rFonts w:ascii="宋体" w:hAnsi="宋体" w:hint="eastAsia"/>
                <w:color w:val="FFFFFF"/>
                <w:kern w:val="0"/>
                <w:sz w:val="24"/>
              </w:rPr>
              <w:t xml:space="preserve">  </w:t>
            </w:r>
            <w:r w:rsidRPr="00A42A9A">
              <w:rPr>
                <w:rFonts w:ascii="宋体" w:hAnsi="宋体" w:hint="eastAsia"/>
                <w:color w:val="FFFFFF"/>
                <w:kern w:val="0"/>
                <w:sz w:val="24"/>
              </w:rPr>
              <w:t>注</w:t>
            </w:r>
          </w:p>
        </w:tc>
        <w:tc>
          <w:tcPr>
            <w:tcW w:w="6854" w:type="dxa"/>
            <w:gridSpan w:val="3"/>
          </w:tcPr>
          <w:p w:rsidR="002E20A7" w:rsidRDefault="002E20A7" w:rsidP="00CB4DC5">
            <w:r>
              <w:rPr>
                <w:rFonts w:hint="eastAsia"/>
              </w:rPr>
              <w:t>通过</w:t>
            </w:r>
            <w:r w:rsidR="00A071BE">
              <w:t>EUI</w:t>
            </w:r>
            <w:r w:rsidRPr="00F0565F">
              <w:t>_</w:t>
            </w:r>
            <w:r w:rsidRPr="00F0565F">
              <w:rPr>
                <w:rFonts w:hint="eastAsia"/>
              </w:rPr>
              <w:t>Init</w:t>
            </w:r>
            <w:r>
              <w:rPr>
                <w:rFonts w:hint="eastAsia"/>
              </w:rPr>
              <w:t>来初始化状态栏，字库，页管理器等模块。</w:t>
            </w:r>
            <w:r w:rsidR="008538C7">
              <w:rPr>
                <w:rFonts w:hint="eastAsia"/>
              </w:rPr>
              <w:t>字库与</w:t>
            </w:r>
            <w:r w:rsidR="008538C7">
              <w:rPr>
                <w:rFonts w:hint="eastAsia"/>
              </w:rPr>
              <w:t>XML</w:t>
            </w:r>
            <w:r w:rsidR="008538C7">
              <w:rPr>
                <w:rFonts w:hint="eastAsia"/>
              </w:rPr>
              <w:t>文件路径需在</w:t>
            </w:r>
            <w:r w:rsidR="008538C7">
              <w:rPr>
                <w:rFonts w:hint="eastAsia"/>
              </w:rPr>
              <w:t>MAINAPP</w:t>
            </w:r>
            <w:r w:rsidR="00304817">
              <w:rPr>
                <w:rFonts w:hint="eastAsia"/>
              </w:rPr>
              <w:t>。</w:t>
            </w:r>
            <w:r w:rsidR="00BE5F6A" w:rsidRPr="00BE5F6A">
              <w:t>EUI_Init</w:t>
            </w:r>
            <w:r w:rsidR="00BE5F6A" w:rsidRPr="00BE5F6A">
              <w:rPr>
                <w:rFonts w:hint="eastAsia"/>
              </w:rPr>
              <w:t>与</w:t>
            </w:r>
            <w:r w:rsidR="00BE5F6A" w:rsidRPr="00BE5F6A">
              <w:rPr>
                <w:rFonts w:hint="eastAsia"/>
              </w:rPr>
              <w:t>EUI_Free</w:t>
            </w:r>
            <w:r w:rsidR="00BE5F6A" w:rsidRPr="00BE5F6A">
              <w:rPr>
                <w:rFonts w:hint="eastAsia"/>
              </w:rPr>
              <w:t>成对</w:t>
            </w:r>
            <w:r w:rsidR="00BE5F6A">
              <w:rPr>
                <w:rFonts w:hint="eastAsia"/>
              </w:rPr>
              <w:t>使用，如果不释放某一种资源，并且再次加载该资源，会返回该资源没有释放的错误。</w:t>
            </w:r>
          </w:p>
        </w:tc>
      </w:tr>
    </w:tbl>
    <w:p w:rsidR="002E20A7" w:rsidRPr="002E20A7" w:rsidRDefault="002E20A7" w:rsidP="006A2ADC"/>
    <w:p w:rsidR="00F0565F" w:rsidRPr="00D91380" w:rsidRDefault="008A71D3"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34" w:name="_Toc449080456"/>
      <w:r>
        <w:rPr>
          <w:rFonts w:eastAsia="宋体" w:cs="黑体" w:hint="eastAsia"/>
          <w:b w:val="0"/>
          <w:color w:val="4F81BD"/>
          <w:kern w:val="0"/>
          <w:szCs w:val="26"/>
        </w:rPr>
        <w:t>5.2</w:t>
      </w:r>
      <w:r w:rsidR="00F0565F" w:rsidRPr="00D91380">
        <w:rPr>
          <w:rFonts w:eastAsia="宋体" w:cs="黑体" w:hint="eastAsia"/>
          <w:b w:val="0"/>
          <w:color w:val="4F81BD"/>
          <w:kern w:val="0"/>
          <w:szCs w:val="26"/>
        </w:rPr>
        <w:t>加载页面</w:t>
      </w:r>
      <w:bookmarkEnd w:id="34"/>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126"/>
        <w:gridCol w:w="1417"/>
        <w:gridCol w:w="3311"/>
      </w:tblGrid>
      <w:tr w:rsidR="00F0565F" w:rsidRPr="00322779" w:rsidTr="007C7F6F">
        <w:tc>
          <w:tcPr>
            <w:tcW w:w="1276" w:type="dxa"/>
            <w:shd w:val="clear" w:color="auto" w:fill="548DD4"/>
            <w:vAlign w:val="center"/>
          </w:tcPr>
          <w:p w:rsidR="00F0565F" w:rsidRPr="0076427F" w:rsidRDefault="00F0565F" w:rsidP="007C7F6F">
            <w:pPr>
              <w:jc w:val="center"/>
              <w:rPr>
                <w:rFonts w:ascii="宋体"/>
                <w:b/>
                <w:color w:val="FFFFFF"/>
                <w:kern w:val="0"/>
                <w:sz w:val="24"/>
              </w:rPr>
            </w:pPr>
            <w:r w:rsidRPr="0032153A">
              <w:rPr>
                <w:rFonts w:ascii="宋体" w:hAnsi="宋体" w:hint="eastAsia"/>
                <w:color w:val="FFFFFF"/>
                <w:kern w:val="0"/>
                <w:sz w:val="24"/>
              </w:rPr>
              <w:t>函数原型</w:t>
            </w:r>
          </w:p>
        </w:tc>
        <w:tc>
          <w:tcPr>
            <w:tcW w:w="6854" w:type="dxa"/>
            <w:gridSpan w:val="3"/>
          </w:tcPr>
          <w:p w:rsidR="00F0565F" w:rsidRPr="00DB22B2" w:rsidRDefault="00D2001A" w:rsidP="008C31B3">
            <w:pPr>
              <w:rPr>
                <w:b/>
                <w:color w:val="7030A0"/>
                <w:kern w:val="0"/>
                <w:sz w:val="28"/>
                <w:szCs w:val="28"/>
              </w:rPr>
            </w:pPr>
            <w:r>
              <w:rPr>
                <w:rFonts w:hint="eastAsia"/>
                <w:b/>
                <w:color w:val="7030A0"/>
                <w:sz w:val="28"/>
                <w:szCs w:val="28"/>
              </w:rPr>
              <w:t>i</w:t>
            </w:r>
            <w:r w:rsidR="0097502A">
              <w:rPr>
                <w:b/>
                <w:color w:val="7030A0"/>
                <w:sz w:val="28"/>
                <w:szCs w:val="28"/>
              </w:rPr>
              <w:t>nt</w:t>
            </w:r>
            <w:r w:rsidR="0097502A">
              <w:rPr>
                <w:rFonts w:hint="eastAsia"/>
                <w:b/>
                <w:color w:val="7030A0"/>
                <w:sz w:val="28"/>
                <w:szCs w:val="28"/>
              </w:rPr>
              <w:t xml:space="preserve"> </w:t>
            </w:r>
            <w:r w:rsidR="00A071BE">
              <w:rPr>
                <w:b/>
                <w:color w:val="7030A0"/>
                <w:sz w:val="28"/>
                <w:szCs w:val="28"/>
              </w:rPr>
              <w:t>EUI</w:t>
            </w:r>
            <w:r w:rsidR="00F0565F" w:rsidRPr="00DB22B2">
              <w:rPr>
                <w:b/>
                <w:color w:val="7030A0"/>
                <w:sz w:val="28"/>
                <w:szCs w:val="28"/>
              </w:rPr>
              <w:t>_Load(</w:t>
            </w:r>
            <w:r w:rsidR="00F0565F">
              <w:rPr>
                <w:rFonts w:hint="eastAsia"/>
                <w:b/>
                <w:color w:val="7030A0"/>
                <w:sz w:val="28"/>
                <w:szCs w:val="28"/>
              </w:rPr>
              <w:t>u</w:t>
            </w:r>
            <w:r w:rsidR="00F0565F" w:rsidRPr="00DB22B2">
              <w:rPr>
                <w:b/>
                <w:color w:val="7030A0"/>
                <w:sz w:val="28"/>
                <w:szCs w:val="28"/>
              </w:rPr>
              <w:t>int channel, char *</w:t>
            </w:r>
            <w:r w:rsidR="00910B2A">
              <w:rPr>
                <w:rFonts w:hint="eastAsia"/>
                <w:b/>
                <w:color w:val="7030A0"/>
                <w:sz w:val="28"/>
                <w:szCs w:val="28"/>
              </w:rPr>
              <w:t>Page</w:t>
            </w:r>
            <w:r w:rsidR="00F0565F">
              <w:rPr>
                <w:rFonts w:hint="eastAsia"/>
                <w:b/>
                <w:color w:val="7030A0"/>
                <w:sz w:val="28"/>
                <w:szCs w:val="28"/>
              </w:rPr>
              <w:t>Name</w:t>
            </w:r>
            <w:r w:rsidR="00F0565F" w:rsidRPr="00DB22B2">
              <w:rPr>
                <w:b/>
                <w:color w:val="7030A0"/>
                <w:sz w:val="28"/>
                <w:szCs w:val="28"/>
              </w:rPr>
              <w:t>)</w:t>
            </w:r>
          </w:p>
        </w:tc>
      </w:tr>
      <w:tr w:rsidR="00F0565F" w:rsidRPr="00322779" w:rsidTr="007C7F6F">
        <w:trPr>
          <w:trHeight w:val="435"/>
        </w:trPr>
        <w:tc>
          <w:tcPr>
            <w:tcW w:w="1276" w:type="dxa"/>
            <w:shd w:val="clear" w:color="auto" w:fill="548DD4"/>
            <w:vAlign w:val="center"/>
          </w:tcPr>
          <w:p w:rsidR="00F0565F" w:rsidRPr="00A42A9A" w:rsidRDefault="00F0565F" w:rsidP="007C7F6F">
            <w:pPr>
              <w:jc w:val="center"/>
              <w:rPr>
                <w:rFonts w:ascii="宋体" w:hAnsi="宋体"/>
                <w:color w:val="FFFFFF"/>
                <w:kern w:val="0"/>
                <w:sz w:val="24"/>
              </w:rPr>
            </w:pPr>
            <w:r w:rsidRPr="00A42A9A">
              <w:rPr>
                <w:rFonts w:ascii="宋体" w:hAnsi="宋体" w:hint="eastAsia"/>
                <w:color w:val="FFFFFF"/>
                <w:kern w:val="0"/>
                <w:sz w:val="24"/>
              </w:rPr>
              <w:t>函数功能</w:t>
            </w:r>
          </w:p>
        </w:tc>
        <w:tc>
          <w:tcPr>
            <w:tcW w:w="6854" w:type="dxa"/>
            <w:gridSpan w:val="3"/>
          </w:tcPr>
          <w:p w:rsidR="00F0565F" w:rsidRPr="00322779" w:rsidRDefault="00F0565F" w:rsidP="007C7F6F">
            <w:pPr>
              <w:rPr>
                <w:rFonts w:ascii="宋体"/>
                <w:kern w:val="0"/>
                <w:szCs w:val="21"/>
              </w:rPr>
            </w:pPr>
            <w:r>
              <w:rPr>
                <w:rFonts w:ascii="宋体" w:hint="eastAsia"/>
                <w:kern w:val="0"/>
                <w:szCs w:val="21"/>
              </w:rPr>
              <w:t>解析xml为</w:t>
            </w:r>
            <w:r w:rsidRPr="00F506FC">
              <w:rPr>
                <w:rFonts w:ascii="宋体" w:hint="eastAsia"/>
                <w:b/>
                <w:kern w:val="0"/>
                <w:szCs w:val="21"/>
              </w:rPr>
              <w:t>当前</w:t>
            </w:r>
            <w:r>
              <w:rPr>
                <w:rFonts w:ascii="宋体" w:hint="eastAsia"/>
                <w:kern w:val="0"/>
                <w:szCs w:val="21"/>
              </w:rPr>
              <w:t>预显示的页</w:t>
            </w:r>
          </w:p>
        </w:tc>
      </w:tr>
      <w:tr w:rsidR="00F0565F" w:rsidRPr="00322779" w:rsidTr="007C7F6F">
        <w:tc>
          <w:tcPr>
            <w:tcW w:w="1276" w:type="dxa"/>
            <w:vMerge w:val="restart"/>
            <w:shd w:val="clear" w:color="auto" w:fill="548DD4"/>
            <w:vAlign w:val="center"/>
          </w:tcPr>
          <w:p w:rsidR="00F0565F" w:rsidRPr="00A42A9A" w:rsidRDefault="00F0565F" w:rsidP="007C7F6F">
            <w:pPr>
              <w:jc w:val="center"/>
              <w:rPr>
                <w:rFonts w:ascii="宋体" w:hAnsi="宋体"/>
                <w:color w:val="FFFFFF"/>
                <w:kern w:val="0"/>
                <w:sz w:val="24"/>
              </w:rPr>
            </w:pPr>
            <w:r w:rsidRPr="00A42A9A">
              <w:rPr>
                <w:rFonts w:ascii="宋体" w:hAnsi="宋体" w:hint="eastAsia"/>
                <w:color w:val="FFFFFF"/>
                <w:kern w:val="0"/>
                <w:sz w:val="24"/>
              </w:rPr>
              <w:t>参数说明</w:t>
            </w:r>
          </w:p>
        </w:tc>
        <w:tc>
          <w:tcPr>
            <w:tcW w:w="2126" w:type="dxa"/>
          </w:tcPr>
          <w:p w:rsidR="00F0565F" w:rsidRPr="00322779" w:rsidRDefault="00F0565F" w:rsidP="007C7F6F">
            <w:pPr>
              <w:rPr>
                <w:rFonts w:ascii="宋体" w:hAnsi="宋体"/>
                <w:kern w:val="0"/>
                <w:szCs w:val="21"/>
              </w:rPr>
            </w:pPr>
            <w:r>
              <w:rPr>
                <w:rFonts w:ascii="宋体" w:hAnsi="宋体" w:hint="eastAsia"/>
                <w:kern w:val="0"/>
                <w:szCs w:val="21"/>
              </w:rPr>
              <w:t xml:space="preserve">channel     </w:t>
            </w:r>
            <w:r w:rsidRPr="005A758C">
              <w:rPr>
                <w:rFonts w:ascii="宋体" w:hAnsi="宋体" w:hint="eastAsia"/>
                <w:b/>
                <w:kern w:val="0"/>
                <w:szCs w:val="21"/>
              </w:rPr>
              <w:t>[输入]</w:t>
            </w:r>
          </w:p>
        </w:tc>
        <w:tc>
          <w:tcPr>
            <w:tcW w:w="4728" w:type="dxa"/>
            <w:gridSpan w:val="2"/>
          </w:tcPr>
          <w:p w:rsidR="00F0565F" w:rsidRDefault="00910B2A" w:rsidP="00EC7FB3">
            <w:r>
              <w:rPr>
                <w:rFonts w:hint="eastAsia"/>
              </w:rPr>
              <w:t>默认为</w:t>
            </w:r>
            <w:r>
              <w:rPr>
                <w:rFonts w:hint="eastAsia"/>
              </w:rPr>
              <w:t>0</w:t>
            </w:r>
            <w:r w:rsidR="00EC7FB3">
              <w:rPr>
                <w:rFonts w:hint="eastAsia"/>
              </w:rPr>
              <w:t>，该参数为扩展参数</w:t>
            </w:r>
          </w:p>
        </w:tc>
      </w:tr>
      <w:tr w:rsidR="00F0565F" w:rsidRPr="00322779" w:rsidTr="007C7F6F">
        <w:tc>
          <w:tcPr>
            <w:tcW w:w="1276" w:type="dxa"/>
            <w:vMerge/>
            <w:shd w:val="clear" w:color="auto" w:fill="548DD4"/>
            <w:vAlign w:val="center"/>
          </w:tcPr>
          <w:p w:rsidR="00F0565F" w:rsidRPr="00A42A9A" w:rsidRDefault="00F0565F" w:rsidP="007C7F6F">
            <w:pPr>
              <w:jc w:val="center"/>
              <w:rPr>
                <w:rFonts w:ascii="宋体" w:hAnsi="宋体"/>
                <w:color w:val="FFFFFF"/>
                <w:kern w:val="0"/>
                <w:sz w:val="24"/>
              </w:rPr>
            </w:pPr>
          </w:p>
        </w:tc>
        <w:tc>
          <w:tcPr>
            <w:tcW w:w="2126" w:type="dxa"/>
            <w:tcBorders>
              <w:bottom w:val="single" w:sz="6" w:space="0" w:color="auto"/>
            </w:tcBorders>
          </w:tcPr>
          <w:p w:rsidR="00F0565F" w:rsidRPr="00322779" w:rsidRDefault="00591D2F" w:rsidP="007C7F6F">
            <w:pPr>
              <w:rPr>
                <w:rFonts w:ascii="宋体"/>
                <w:kern w:val="0"/>
                <w:szCs w:val="21"/>
              </w:rPr>
            </w:pPr>
            <w:r w:rsidRPr="00591D2F">
              <w:rPr>
                <w:rFonts w:ascii="宋体" w:hAnsi="宋体"/>
                <w:kern w:val="0"/>
                <w:szCs w:val="21"/>
              </w:rPr>
              <w:t>PageName</w:t>
            </w:r>
            <w:r w:rsidRPr="00591D2F">
              <w:rPr>
                <w:rFonts w:ascii="宋体" w:hAnsi="宋体" w:hint="eastAsia"/>
                <w:kern w:val="0"/>
                <w:szCs w:val="21"/>
              </w:rPr>
              <w:t xml:space="preserve"> </w:t>
            </w:r>
            <w:r>
              <w:rPr>
                <w:rFonts w:ascii="宋体" w:hAnsi="宋体" w:hint="eastAsia"/>
                <w:kern w:val="0"/>
                <w:szCs w:val="21"/>
              </w:rPr>
              <w:t xml:space="preserve">   </w:t>
            </w:r>
            <w:r w:rsidR="00F0565F" w:rsidRPr="00591D2F">
              <w:rPr>
                <w:rFonts w:ascii="宋体" w:hAnsi="宋体" w:hint="eastAsia"/>
                <w:b/>
                <w:kern w:val="0"/>
                <w:szCs w:val="21"/>
              </w:rPr>
              <w:t>[</w:t>
            </w:r>
            <w:r w:rsidR="00F0565F" w:rsidRPr="006F7F9D">
              <w:rPr>
                <w:rFonts w:ascii="宋体" w:hAnsi="宋体" w:hint="eastAsia"/>
                <w:b/>
                <w:kern w:val="0"/>
                <w:szCs w:val="21"/>
              </w:rPr>
              <w:t>输入］</w:t>
            </w:r>
          </w:p>
        </w:tc>
        <w:tc>
          <w:tcPr>
            <w:tcW w:w="4728" w:type="dxa"/>
            <w:gridSpan w:val="2"/>
            <w:tcBorders>
              <w:bottom w:val="single" w:sz="6" w:space="0" w:color="auto"/>
            </w:tcBorders>
          </w:tcPr>
          <w:p w:rsidR="00F0565F" w:rsidRPr="00322779" w:rsidRDefault="00F0565F" w:rsidP="00D75252">
            <w:pPr>
              <w:rPr>
                <w:rFonts w:ascii="宋体"/>
                <w:kern w:val="0"/>
                <w:szCs w:val="21"/>
              </w:rPr>
            </w:pPr>
            <w:r>
              <w:rPr>
                <w:rFonts w:ascii="宋体" w:hAnsi="宋体" w:hint="eastAsia"/>
              </w:rPr>
              <w:t>描述页的xml</w:t>
            </w:r>
            <w:r w:rsidR="00D75252">
              <w:rPr>
                <w:rFonts w:ascii="宋体" w:hAnsi="宋体" w:hint="eastAsia"/>
              </w:rPr>
              <w:t>脚本</w:t>
            </w:r>
            <w:r>
              <w:rPr>
                <w:rFonts w:ascii="宋体" w:hAnsi="宋体" w:hint="eastAsia"/>
              </w:rPr>
              <w:t>名称 (必须以".xml"结尾）</w:t>
            </w:r>
          </w:p>
        </w:tc>
      </w:tr>
      <w:tr w:rsidR="00D6223F" w:rsidRPr="00322779" w:rsidTr="007C7F6F">
        <w:trPr>
          <w:trHeight w:val="249"/>
        </w:trPr>
        <w:tc>
          <w:tcPr>
            <w:tcW w:w="1276" w:type="dxa"/>
            <w:vMerge w:val="restart"/>
            <w:shd w:val="clear" w:color="auto" w:fill="548DD4"/>
            <w:vAlign w:val="center"/>
          </w:tcPr>
          <w:p w:rsidR="00D6223F" w:rsidRPr="00A42A9A" w:rsidRDefault="00D6223F" w:rsidP="007C7F6F">
            <w:pPr>
              <w:jc w:val="center"/>
              <w:rPr>
                <w:rFonts w:ascii="宋体" w:hAnsi="宋体"/>
                <w:color w:val="FFFFFF"/>
                <w:kern w:val="0"/>
                <w:sz w:val="24"/>
              </w:rPr>
            </w:pPr>
            <w:r>
              <w:rPr>
                <w:rFonts w:ascii="宋体" w:hAnsi="宋体" w:hint="eastAsia"/>
                <w:color w:val="FFFFFF"/>
                <w:kern w:val="0"/>
                <w:sz w:val="24"/>
              </w:rPr>
              <w:t xml:space="preserve"> </w:t>
            </w:r>
            <w:r w:rsidRPr="00A42A9A">
              <w:rPr>
                <w:rFonts w:ascii="宋体" w:hAnsi="宋体" w:hint="eastAsia"/>
                <w:color w:val="FFFFFF"/>
                <w:kern w:val="0"/>
                <w:sz w:val="24"/>
              </w:rPr>
              <w:t>返回值</w:t>
            </w:r>
          </w:p>
        </w:tc>
        <w:tc>
          <w:tcPr>
            <w:tcW w:w="3543" w:type="dxa"/>
            <w:gridSpan w:val="2"/>
            <w:tcBorders>
              <w:top w:val="single" w:sz="6" w:space="0" w:color="auto"/>
              <w:bottom w:val="single" w:sz="6" w:space="0" w:color="auto"/>
              <w:right w:val="nil"/>
            </w:tcBorders>
          </w:tcPr>
          <w:p w:rsidR="00D6223F" w:rsidRDefault="00BA2773" w:rsidP="007C7F6F">
            <w:pPr>
              <w:jc w:val="left"/>
            </w:pPr>
            <w:r>
              <w:rPr>
                <w:rFonts w:hint="eastAsia"/>
              </w:rPr>
              <w:t>E</w:t>
            </w:r>
            <w:r w:rsidR="00D6223F">
              <w:rPr>
                <w:rFonts w:hint="eastAsia"/>
              </w:rPr>
              <w:t>UI_RET_OK</w:t>
            </w:r>
          </w:p>
        </w:tc>
        <w:tc>
          <w:tcPr>
            <w:tcW w:w="3311" w:type="dxa"/>
            <w:tcBorders>
              <w:top w:val="single" w:sz="6" w:space="0" w:color="auto"/>
              <w:left w:val="nil"/>
              <w:bottom w:val="single" w:sz="6" w:space="0" w:color="auto"/>
              <w:right w:val="single" w:sz="6" w:space="0" w:color="auto"/>
            </w:tcBorders>
          </w:tcPr>
          <w:p w:rsidR="00D6223F" w:rsidRPr="00F80850" w:rsidRDefault="00D6223F" w:rsidP="007C7F6F">
            <w:r>
              <w:rPr>
                <w:rFonts w:hint="eastAsia"/>
              </w:rPr>
              <w:t>加载成功</w:t>
            </w:r>
          </w:p>
        </w:tc>
      </w:tr>
      <w:tr w:rsidR="00D6223F" w:rsidRPr="00322779" w:rsidTr="007C7F6F">
        <w:trPr>
          <w:trHeight w:val="249"/>
        </w:trPr>
        <w:tc>
          <w:tcPr>
            <w:tcW w:w="1276" w:type="dxa"/>
            <w:vMerge/>
            <w:shd w:val="clear" w:color="auto" w:fill="548DD4"/>
            <w:vAlign w:val="center"/>
          </w:tcPr>
          <w:p w:rsidR="00D6223F" w:rsidRPr="00A42A9A" w:rsidRDefault="00D6223F" w:rsidP="007C7F6F">
            <w:pPr>
              <w:jc w:val="center"/>
              <w:rPr>
                <w:rFonts w:ascii="宋体" w:hAnsi="宋体"/>
                <w:color w:val="FFFFFF"/>
                <w:kern w:val="0"/>
                <w:sz w:val="24"/>
              </w:rPr>
            </w:pPr>
          </w:p>
        </w:tc>
        <w:tc>
          <w:tcPr>
            <w:tcW w:w="3543" w:type="dxa"/>
            <w:gridSpan w:val="2"/>
            <w:tcBorders>
              <w:top w:val="single" w:sz="6" w:space="0" w:color="auto"/>
              <w:bottom w:val="single" w:sz="6" w:space="0" w:color="auto"/>
              <w:right w:val="nil"/>
            </w:tcBorders>
            <w:shd w:val="clear" w:color="auto" w:fill="FFFFFF"/>
          </w:tcPr>
          <w:p w:rsidR="00D6223F" w:rsidRDefault="00D6223F">
            <w:r w:rsidRPr="00C87966">
              <w:rPr>
                <w:rFonts w:ascii="NSimSun" w:hAnsi="NSimSun" w:cs="NSimSun"/>
                <w:kern w:val="0"/>
                <w:sz w:val="19"/>
                <w:szCs w:val="19"/>
              </w:rPr>
              <w:t>UI_RET_INITIALIZED_FAILED</w:t>
            </w:r>
          </w:p>
        </w:tc>
        <w:tc>
          <w:tcPr>
            <w:tcW w:w="3311" w:type="dxa"/>
            <w:tcBorders>
              <w:top w:val="single" w:sz="6" w:space="0" w:color="auto"/>
              <w:left w:val="nil"/>
              <w:bottom w:val="single" w:sz="6" w:space="0" w:color="auto"/>
              <w:right w:val="single" w:sz="6" w:space="0" w:color="auto"/>
            </w:tcBorders>
          </w:tcPr>
          <w:p w:rsidR="00D6223F" w:rsidRDefault="009C3233">
            <w:r>
              <w:rPr>
                <w:rFonts w:hint="eastAsia"/>
              </w:rPr>
              <w:t>没有初始化</w:t>
            </w:r>
          </w:p>
        </w:tc>
      </w:tr>
      <w:tr w:rsidR="00D6223F" w:rsidRPr="00322779" w:rsidTr="007C7F6F">
        <w:trPr>
          <w:trHeight w:val="249"/>
        </w:trPr>
        <w:tc>
          <w:tcPr>
            <w:tcW w:w="1276" w:type="dxa"/>
            <w:vMerge/>
            <w:shd w:val="clear" w:color="auto" w:fill="548DD4"/>
            <w:vAlign w:val="center"/>
          </w:tcPr>
          <w:p w:rsidR="00D6223F" w:rsidRPr="00A42A9A" w:rsidRDefault="00D6223F" w:rsidP="007C7F6F">
            <w:pPr>
              <w:jc w:val="center"/>
              <w:rPr>
                <w:rFonts w:ascii="宋体" w:hAnsi="宋体"/>
                <w:color w:val="FFFFFF"/>
                <w:kern w:val="0"/>
                <w:sz w:val="24"/>
              </w:rPr>
            </w:pPr>
          </w:p>
        </w:tc>
        <w:tc>
          <w:tcPr>
            <w:tcW w:w="3543" w:type="dxa"/>
            <w:gridSpan w:val="2"/>
            <w:tcBorders>
              <w:top w:val="single" w:sz="6" w:space="0" w:color="auto"/>
              <w:bottom w:val="single" w:sz="6" w:space="0" w:color="auto"/>
              <w:right w:val="nil"/>
            </w:tcBorders>
            <w:shd w:val="clear" w:color="auto" w:fill="FFFFFF"/>
          </w:tcPr>
          <w:p w:rsidR="00D6223F" w:rsidRPr="00D6223F" w:rsidRDefault="00D6223F" w:rsidP="00D6223F">
            <w:pPr>
              <w:autoSpaceDE w:val="0"/>
              <w:autoSpaceDN w:val="0"/>
              <w:adjustRightInd w:val="0"/>
              <w:jc w:val="left"/>
              <w:rPr>
                <w:rFonts w:ascii="NSimSun" w:hAnsi="NSimSun" w:cs="NSimSun"/>
                <w:kern w:val="0"/>
                <w:sz w:val="19"/>
                <w:szCs w:val="19"/>
              </w:rPr>
            </w:pPr>
            <w:r>
              <w:rPr>
                <w:rFonts w:ascii="NSimSun" w:hAnsi="NSimSun" w:cs="NSimSun"/>
                <w:kern w:val="0"/>
                <w:sz w:val="19"/>
                <w:szCs w:val="19"/>
              </w:rPr>
              <w:t>UI_RET_INVALID_PARAM</w:t>
            </w:r>
          </w:p>
        </w:tc>
        <w:tc>
          <w:tcPr>
            <w:tcW w:w="3311" w:type="dxa"/>
            <w:tcBorders>
              <w:top w:val="single" w:sz="6" w:space="0" w:color="auto"/>
              <w:left w:val="nil"/>
              <w:bottom w:val="single" w:sz="6" w:space="0" w:color="auto"/>
              <w:right w:val="single" w:sz="6" w:space="0" w:color="auto"/>
            </w:tcBorders>
          </w:tcPr>
          <w:p w:rsidR="00D6223F" w:rsidRDefault="009C3233" w:rsidP="007C7F6F">
            <w:r>
              <w:rPr>
                <w:rFonts w:hint="eastAsia"/>
              </w:rPr>
              <w:t>入参错误</w:t>
            </w:r>
          </w:p>
        </w:tc>
      </w:tr>
      <w:tr w:rsidR="00D6223F" w:rsidRPr="00322779" w:rsidTr="007C7F6F">
        <w:trPr>
          <w:trHeight w:val="249"/>
        </w:trPr>
        <w:tc>
          <w:tcPr>
            <w:tcW w:w="1276" w:type="dxa"/>
            <w:vMerge/>
            <w:shd w:val="clear" w:color="auto" w:fill="548DD4"/>
            <w:vAlign w:val="center"/>
          </w:tcPr>
          <w:p w:rsidR="00D6223F" w:rsidRPr="00A42A9A" w:rsidRDefault="00D6223F" w:rsidP="007C7F6F">
            <w:pPr>
              <w:jc w:val="center"/>
              <w:rPr>
                <w:rFonts w:ascii="宋体" w:hAnsi="宋体"/>
                <w:color w:val="FFFFFF"/>
                <w:kern w:val="0"/>
                <w:sz w:val="24"/>
              </w:rPr>
            </w:pPr>
          </w:p>
        </w:tc>
        <w:tc>
          <w:tcPr>
            <w:tcW w:w="3543" w:type="dxa"/>
            <w:gridSpan w:val="2"/>
            <w:tcBorders>
              <w:top w:val="single" w:sz="6" w:space="0" w:color="auto"/>
              <w:bottom w:val="single" w:sz="6" w:space="0" w:color="auto"/>
              <w:right w:val="nil"/>
            </w:tcBorders>
            <w:shd w:val="clear" w:color="auto" w:fill="FFFFFF"/>
          </w:tcPr>
          <w:p w:rsidR="00D6223F" w:rsidRPr="00D6223F" w:rsidRDefault="00D6223F" w:rsidP="00D6223F">
            <w:pPr>
              <w:autoSpaceDE w:val="0"/>
              <w:autoSpaceDN w:val="0"/>
              <w:adjustRightInd w:val="0"/>
              <w:jc w:val="left"/>
              <w:rPr>
                <w:rFonts w:ascii="NSimSun" w:hAnsi="NSimSun" w:cs="NSimSun"/>
                <w:kern w:val="0"/>
                <w:sz w:val="19"/>
                <w:szCs w:val="19"/>
              </w:rPr>
            </w:pPr>
            <w:r>
              <w:rPr>
                <w:rFonts w:ascii="NSimSun" w:hAnsi="NSimSun" w:cs="NSimSun"/>
                <w:kern w:val="0"/>
                <w:sz w:val="19"/>
                <w:szCs w:val="19"/>
              </w:rPr>
              <w:t>UI_RET_INVALID_CONFIG</w:t>
            </w:r>
          </w:p>
        </w:tc>
        <w:tc>
          <w:tcPr>
            <w:tcW w:w="3311" w:type="dxa"/>
            <w:tcBorders>
              <w:top w:val="single" w:sz="6" w:space="0" w:color="auto"/>
              <w:left w:val="nil"/>
              <w:bottom w:val="single" w:sz="6" w:space="0" w:color="auto"/>
              <w:right w:val="single" w:sz="6" w:space="0" w:color="auto"/>
            </w:tcBorders>
          </w:tcPr>
          <w:p w:rsidR="00D6223F" w:rsidRDefault="009C3233" w:rsidP="007C7F6F">
            <w:r>
              <w:rPr>
                <w:rFonts w:hint="eastAsia"/>
              </w:rPr>
              <w:t>配置无效</w:t>
            </w:r>
          </w:p>
        </w:tc>
      </w:tr>
      <w:tr w:rsidR="00D6223F" w:rsidRPr="00322779" w:rsidTr="007C7F6F">
        <w:trPr>
          <w:trHeight w:val="249"/>
        </w:trPr>
        <w:tc>
          <w:tcPr>
            <w:tcW w:w="1276" w:type="dxa"/>
            <w:vMerge/>
            <w:shd w:val="clear" w:color="auto" w:fill="548DD4"/>
            <w:vAlign w:val="center"/>
          </w:tcPr>
          <w:p w:rsidR="00D6223F" w:rsidRPr="00A42A9A" w:rsidRDefault="00D6223F" w:rsidP="007C7F6F">
            <w:pPr>
              <w:jc w:val="center"/>
              <w:rPr>
                <w:rFonts w:ascii="宋体" w:hAnsi="宋体"/>
                <w:color w:val="FFFFFF"/>
                <w:kern w:val="0"/>
                <w:sz w:val="24"/>
              </w:rPr>
            </w:pPr>
          </w:p>
        </w:tc>
        <w:tc>
          <w:tcPr>
            <w:tcW w:w="3543" w:type="dxa"/>
            <w:gridSpan w:val="2"/>
            <w:tcBorders>
              <w:top w:val="single" w:sz="6" w:space="0" w:color="auto"/>
              <w:bottom w:val="single" w:sz="6" w:space="0" w:color="auto"/>
              <w:right w:val="nil"/>
            </w:tcBorders>
            <w:shd w:val="clear" w:color="auto" w:fill="FFFFFF"/>
          </w:tcPr>
          <w:p w:rsidR="00D6223F" w:rsidRPr="00D6223F" w:rsidRDefault="00D6223F" w:rsidP="00D6223F">
            <w:pPr>
              <w:autoSpaceDE w:val="0"/>
              <w:autoSpaceDN w:val="0"/>
              <w:adjustRightInd w:val="0"/>
              <w:jc w:val="left"/>
              <w:rPr>
                <w:rFonts w:ascii="NSimSun" w:hAnsi="NSimSun" w:cs="NSimSun"/>
                <w:kern w:val="0"/>
                <w:sz w:val="19"/>
                <w:szCs w:val="19"/>
              </w:rPr>
            </w:pPr>
            <w:r>
              <w:rPr>
                <w:rFonts w:ascii="NSimSun" w:hAnsi="NSimSun" w:cs="NSimSun"/>
                <w:kern w:val="0"/>
                <w:sz w:val="19"/>
                <w:szCs w:val="19"/>
              </w:rPr>
              <w:t>UI_RET_MEM_RUN_OUT</w:t>
            </w:r>
          </w:p>
        </w:tc>
        <w:tc>
          <w:tcPr>
            <w:tcW w:w="3311" w:type="dxa"/>
            <w:tcBorders>
              <w:top w:val="single" w:sz="6" w:space="0" w:color="auto"/>
              <w:left w:val="nil"/>
              <w:bottom w:val="single" w:sz="6" w:space="0" w:color="auto"/>
              <w:right w:val="single" w:sz="6" w:space="0" w:color="auto"/>
            </w:tcBorders>
          </w:tcPr>
          <w:p w:rsidR="00D6223F" w:rsidRDefault="009C3233" w:rsidP="007C7F6F">
            <w:r>
              <w:rPr>
                <w:rFonts w:hint="eastAsia"/>
              </w:rPr>
              <w:t>内存溢出（页面超限）</w:t>
            </w:r>
          </w:p>
        </w:tc>
      </w:tr>
      <w:tr w:rsidR="00D6223F" w:rsidRPr="00322779" w:rsidTr="007C7F6F">
        <w:trPr>
          <w:trHeight w:val="249"/>
        </w:trPr>
        <w:tc>
          <w:tcPr>
            <w:tcW w:w="1276" w:type="dxa"/>
            <w:vMerge/>
            <w:shd w:val="clear" w:color="auto" w:fill="548DD4"/>
            <w:vAlign w:val="center"/>
          </w:tcPr>
          <w:p w:rsidR="00D6223F" w:rsidRPr="00A42A9A" w:rsidRDefault="00D6223F" w:rsidP="007C7F6F">
            <w:pPr>
              <w:jc w:val="center"/>
              <w:rPr>
                <w:rFonts w:ascii="宋体" w:hAnsi="宋体"/>
                <w:color w:val="FFFFFF"/>
                <w:kern w:val="0"/>
                <w:sz w:val="24"/>
              </w:rPr>
            </w:pPr>
          </w:p>
        </w:tc>
        <w:tc>
          <w:tcPr>
            <w:tcW w:w="3543" w:type="dxa"/>
            <w:gridSpan w:val="2"/>
            <w:tcBorders>
              <w:top w:val="single" w:sz="6" w:space="0" w:color="auto"/>
              <w:bottom w:val="single" w:sz="6" w:space="0" w:color="auto"/>
              <w:right w:val="nil"/>
            </w:tcBorders>
            <w:shd w:val="clear" w:color="auto" w:fill="FFFFFF"/>
          </w:tcPr>
          <w:p w:rsidR="00D6223F" w:rsidRPr="00D6223F" w:rsidRDefault="00D6223F" w:rsidP="00D6223F">
            <w:pPr>
              <w:autoSpaceDE w:val="0"/>
              <w:autoSpaceDN w:val="0"/>
              <w:adjustRightInd w:val="0"/>
              <w:jc w:val="left"/>
              <w:rPr>
                <w:rFonts w:ascii="NSimSun" w:hAnsi="NSimSun" w:cs="NSimSun"/>
                <w:kern w:val="0"/>
                <w:sz w:val="19"/>
                <w:szCs w:val="19"/>
              </w:rPr>
            </w:pPr>
            <w:r>
              <w:rPr>
                <w:rFonts w:ascii="NSimSun" w:hAnsi="NSimSun" w:cs="NSimSun"/>
                <w:kern w:val="0"/>
                <w:sz w:val="19"/>
                <w:szCs w:val="19"/>
              </w:rPr>
              <w:t>UI_RET_ERR_STATE</w:t>
            </w:r>
          </w:p>
        </w:tc>
        <w:tc>
          <w:tcPr>
            <w:tcW w:w="3311" w:type="dxa"/>
            <w:tcBorders>
              <w:top w:val="single" w:sz="6" w:space="0" w:color="auto"/>
              <w:left w:val="nil"/>
              <w:bottom w:val="single" w:sz="6" w:space="0" w:color="auto"/>
              <w:right w:val="single" w:sz="6" w:space="0" w:color="auto"/>
            </w:tcBorders>
          </w:tcPr>
          <w:p w:rsidR="00D6223F" w:rsidRDefault="009C3233" w:rsidP="007C7F6F">
            <w:r>
              <w:rPr>
                <w:rFonts w:hint="eastAsia"/>
              </w:rPr>
              <w:t>状态错误</w:t>
            </w:r>
          </w:p>
        </w:tc>
      </w:tr>
      <w:tr w:rsidR="00F0565F" w:rsidRPr="00322779" w:rsidTr="007C7F6F">
        <w:tc>
          <w:tcPr>
            <w:tcW w:w="1276" w:type="dxa"/>
            <w:shd w:val="clear" w:color="auto" w:fill="548DD4"/>
            <w:vAlign w:val="center"/>
          </w:tcPr>
          <w:p w:rsidR="00F0565F" w:rsidRPr="00A42A9A" w:rsidRDefault="00F0565F" w:rsidP="007C7F6F">
            <w:pPr>
              <w:jc w:val="center"/>
              <w:rPr>
                <w:rFonts w:ascii="宋体" w:hAnsi="宋体"/>
                <w:color w:val="FFFFFF"/>
                <w:kern w:val="0"/>
                <w:sz w:val="24"/>
              </w:rPr>
            </w:pPr>
            <w:r w:rsidRPr="00A42A9A">
              <w:rPr>
                <w:rFonts w:ascii="宋体" w:hAnsi="宋体" w:hint="eastAsia"/>
                <w:color w:val="FFFFFF"/>
                <w:kern w:val="0"/>
                <w:sz w:val="24"/>
              </w:rPr>
              <w:t>用　法</w:t>
            </w:r>
          </w:p>
        </w:tc>
        <w:tc>
          <w:tcPr>
            <w:tcW w:w="6854" w:type="dxa"/>
            <w:gridSpan w:val="3"/>
            <w:tcBorders>
              <w:top w:val="single" w:sz="6" w:space="0" w:color="auto"/>
            </w:tcBorders>
          </w:tcPr>
          <w:p w:rsidR="00F0565F" w:rsidRDefault="00F0565F" w:rsidP="007C7F6F">
            <w:pPr>
              <w:rPr>
                <w:rFonts w:ascii="宋体" w:hAnsi="宋体"/>
              </w:rPr>
            </w:pPr>
            <w:r>
              <w:rPr>
                <w:rFonts w:ascii="宋体" w:hAnsi="宋体" w:hint="eastAsia"/>
              </w:rPr>
              <w:t>加载一个新的页：</w:t>
            </w:r>
          </w:p>
          <w:p w:rsidR="00F0565F" w:rsidRDefault="00F0565F" w:rsidP="007C7F6F">
            <w:pPr>
              <w:rPr>
                <w:rFonts w:ascii="宋体" w:hAnsi="宋体"/>
              </w:rPr>
            </w:pPr>
            <w:r>
              <w:rPr>
                <w:rFonts w:ascii="宋体" w:hAnsi="宋体" w:hint="eastAsia"/>
              </w:rPr>
              <w:t xml:space="preserve">　　　　．．．</w:t>
            </w:r>
          </w:p>
          <w:p w:rsidR="00F0565F" w:rsidRPr="00F37D15" w:rsidRDefault="00A071BE" w:rsidP="003E6853">
            <w:pPr>
              <w:jc w:val="center"/>
              <w:rPr>
                <w:rFonts w:ascii="宋体" w:hAnsi="宋体"/>
                <w:b/>
              </w:rPr>
            </w:pPr>
            <w:r>
              <w:rPr>
                <w:rFonts w:hint="eastAsia"/>
                <w:b/>
              </w:rPr>
              <w:t>EUI</w:t>
            </w:r>
            <w:r w:rsidR="00F0565F" w:rsidRPr="00EC7712">
              <w:rPr>
                <w:rFonts w:hint="eastAsia"/>
                <w:b/>
              </w:rPr>
              <w:t>_Load(</w:t>
            </w:r>
            <w:r w:rsidR="003E6853">
              <w:rPr>
                <w:rFonts w:hint="eastAsia"/>
                <w:b/>
              </w:rPr>
              <w:t>0</w:t>
            </w:r>
            <w:r w:rsidR="00F0565F" w:rsidRPr="00EC7712">
              <w:rPr>
                <w:rFonts w:hint="eastAsia"/>
                <w:b/>
              </w:rPr>
              <w:t>,</w:t>
            </w:r>
            <w:r w:rsidR="00F0565F">
              <w:rPr>
                <w:rFonts w:hint="eastAsia"/>
                <w:b/>
              </w:rPr>
              <w:t xml:space="preserve"> </w:t>
            </w:r>
            <w:r w:rsidR="00F0565F" w:rsidRPr="00EC7712">
              <w:rPr>
                <w:rFonts w:hint="eastAsia"/>
                <w:b/>
              </w:rPr>
              <w:t xml:space="preserve"> "payment.xml");</w:t>
            </w:r>
          </w:p>
        </w:tc>
      </w:tr>
      <w:tr w:rsidR="00F0565F" w:rsidRPr="00322779" w:rsidTr="007C7F6F">
        <w:tc>
          <w:tcPr>
            <w:tcW w:w="1276" w:type="dxa"/>
            <w:shd w:val="clear" w:color="auto" w:fill="548DD4"/>
            <w:vAlign w:val="center"/>
          </w:tcPr>
          <w:p w:rsidR="00F0565F" w:rsidRPr="00A42A9A" w:rsidRDefault="00F0565F" w:rsidP="007C7F6F">
            <w:pPr>
              <w:jc w:val="center"/>
              <w:rPr>
                <w:rFonts w:ascii="宋体" w:hAnsi="宋体"/>
                <w:color w:val="FFFFFF"/>
                <w:kern w:val="0"/>
                <w:sz w:val="24"/>
              </w:rPr>
            </w:pPr>
            <w:r w:rsidRPr="00A42A9A">
              <w:rPr>
                <w:rFonts w:ascii="宋体" w:hAnsi="宋体" w:hint="eastAsia"/>
                <w:color w:val="FFFFFF"/>
                <w:kern w:val="0"/>
                <w:sz w:val="24"/>
              </w:rPr>
              <w:t>备</w:t>
            </w:r>
            <w:r>
              <w:rPr>
                <w:rFonts w:ascii="宋体" w:hAnsi="宋体" w:hint="eastAsia"/>
                <w:color w:val="FFFFFF"/>
                <w:kern w:val="0"/>
                <w:sz w:val="24"/>
              </w:rPr>
              <w:t xml:space="preserve">  </w:t>
            </w:r>
            <w:r w:rsidRPr="00A42A9A">
              <w:rPr>
                <w:rFonts w:ascii="宋体" w:hAnsi="宋体" w:hint="eastAsia"/>
                <w:color w:val="FFFFFF"/>
                <w:kern w:val="0"/>
                <w:sz w:val="24"/>
              </w:rPr>
              <w:t>注</w:t>
            </w:r>
          </w:p>
        </w:tc>
        <w:tc>
          <w:tcPr>
            <w:tcW w:w="6854" w:type="dxa"/>
            <w:gridSpan w:val="3"/>
          </w:tcPr>
          <w:p w:rsidR="00F0565F" w:rsidRDefault="00F0565F" w:rsidP="007C7F6F">
            <w:r>
              <w:rPr>
                <w:rFonts w:hint="eastAsia"/>
              </w:rPr>
              <w:t xml:space="preserve">1. </w:t>
            </w:r>
            <w:r>
              <w:rPr>
                <w:rFonts w:hint="eastAsia"/>
              </w:rPr>
              <w:t>加载后的页被置为当前聚焦的页，即最上层的页，简称</w:t>
            </w:r>
            <w:r w:rsidRPr="00A53BA7">
              <w:rPr>
                <w:rFonts w:hint="eastAsia"/>
                <w:b/>
              </w:rPr>
              <w:t>当前页</w:t>
            </w:r>
            <w:r w:rsidR="00746FF1">
              <w:rPr>
                <w:rFonts w:hint="eastAsia"/>
                <w:b/>
              </w:rPr>
              <w:t>，</w:t>
            </w:r>
            <w:r w:rsidR="00746FF1">
              <w:rPr>
                <w:rFonts w:hint="eastAsia"/>
              </w:rPr>
              <w:t>非当前页不能接受事件</w:t>
            </w:r>
            <w:r>
              <w:rPr>
                <w:rFonts w:hint="eastAsia"/>
              </w:rPr>
              <w:t>。</w:t>
            </w:r>
          </w:p>
          <w:p w:rsidR="00F0565F" w:rsidRDefault="00F0565F" w:rsidP="007C7F6F">
            <w:r>
              <w:rPr>
                <w:rFonts w:hint="eastAsia"/>
              </w:rPr>
              <w:t xml:space="preserve">2. </w:t>
            </w:r>
            <w:r>
              <w:rPr>
                <w:rFonts w:hint="eastAsia"/>
              </w:rPr>
              <w:t>调用该接口加载页后，页内容在调用</w:t>
            </w:r>
            <w:r w:rsidR="00A071BE">
              <w:rPr>
                <w:rFonts w:hint="eastAsia"/>
              </w:rPr>
              <w:t>EUI</w:t>
            </w:r>
            <w:r>
              <w:rPr>
                <w:rFonts w:hint="eastAsia"/>
              </w:rPr>
              <w:t>_Process</w:t>
            </w:r>
            <w:r>
              <w:rPr>
                <w:rFonts w:hint="eastAsia"/>
              </w:rPr>
              <w:t>后更新。</w:t>
            </w:r>
          </w:p>
        </w:tc>
      </w:tr>
    </w:tbl>
    <w:p w:rsidR="00F0565F" w:rsidRDefault="00F0565F" w:rsidP="006A2ADC"/>
    <w:p w:rsidR="00EE6D38" w:rsidRPr="00EE6D38" w:rsidRDefault="00EE6D38" w:rsidP="00EE6D38">
      <w:bookmarkStart w:id="35" w:name="_Toc390788055"/>
    </w:p>
    <w:p w:rsidR="00A01552" w:rsidRPr="00D91380" w:rsidRDefault="008A71D3"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36" w:name="_Toc449080457"/>
      <w:bookmarkEnd w:id="35"/>
      <w:r>
        <w:rPr>
          <w:rFonts w:eastAsia="宋体" w:cs="黑体" w:hint="eastAsia"/>
          <w:b w:val="0"/>
          <w:color w:val="4F81BD"/>
          <w:kern w:val="0"/>
          <w:szCs w:val="26"/>
        </w:rPr>
        <w:lastRenderedPageBreak/>
        <w:t>5.3</w:t>
      </w:r>
      <w:r w:rsidR="00A01552" w:rsidRPr="00D91380">
        <w:rPr>
          <w:rFonts w:eastAsia="宋体" w:cs="黑体" w:hint="eastAsia"/>
          <w:b w:val="0"/>
          <w:color w:val="4F81BD"/>
          <w:kern w:val="0"/>
          <w:szCs w:val="26"/>
        </w:rPr>
        <w:t>设置页面元素属性</w:t>
      </w:r>
      <w:bookmarkEnd w:id="36"/>
    </w:p>
    <w:p w:rsidR="00337391" w:rsidRDefault="00337391" w:rsidP="00E07821">
      <w:pPr>
        <w:jc w:val="left"/>
      </w:pPr>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268"/>
        <w:gridCol w:w="1984"/>
        <w:gridCol w:w="2602"/>
      </w:tblGrid>
      <w:tr w:rsidR="00BF5E1D" w:rsidRPr="00322779" w:rsidTr="00361B25">
        <w:tc>
          <w:tcPr>
            <w:tcW w:w="1276" w:type="dxa"/>
            <w:shd w:val="clear" w:color="auto" w:fill="548DD4"/>
            <w:vAlign w:val="center"/>
          </w:tcPr>
          <w:p w:rsidR="00BF5E1D" w:rsidRPr="00431DA7" w:rsidRDefault="00BF5E1D" w:rsidP="00361B25">
            <w:pPr>
              <w:jc w:val="center"/>
              <w:rPr>
                <w:rFonts w:ascii="宋体"/>
                <w:color w:val="FFFFFF"/>
                <w:kern w:val="0"/>
                <w:sz w:val="24"/>
              </w:rPr>
            </w:pPr>
            <w:r w:rsidRPr="00431DA7">
              <w:rPr>
                <w:rFonts w:ascii="宋体" w:hAnsi="宋体" w:hint="eastAsia"/>
                <w:color w:val="FFFFFF"/>
                <w:kern w:val="0"/>
                <w:sz w:val="24"/>
              </w:rPr>
              <w:t>函数原型</w:t>
            </w:r>
          </w:p>
        </w:tc>
        <w:tc>
          <w:tcPr>
            <w:tcW w:w="6854" w:type="dxa"/>
            <w:gridSpan w:val="3"/>
          </w:tcPr>
          <w:p w:rsidR="00BF5E1D" w:rsidRPr="00F13D5C" w:rsidRDefault="00BF5E1D" w:rsidP="008C31B3">
            <w:pPr>
              <w:rPr>
                <w:b/>
                <w:color w:val="7030A0"/>
                <w:sz w:val="28"/>
                <w:szCs w:val="28"/>
              </w:rPr>
            </w:pPr>
            <w:r w:rsidRPr="00F13D5C">
              <w:rPr>
                <w:b/>
                <w:color w:val="7030A0"/>
                <w:sz w:val="28"/>
                <w:szCs w:val="28"/>
              </w:rPr>
              <w:t xml:space="preserve">int </w:t>
            </w:r>
            <w:r w:rsidR="00A071BE">
              <w:rPr>
                <w:b/>
                <w:color w:val="7030A0"/>
                <w:sz w:val="28"/>
                <w:szCs w:val="28"/>
              </w:rPr>
              <w:t>EUI</w:t>
            </w:r>
            <w:r w:rsidRPr="00F13D5C">
              <w:rPr>
                <w:b/>
                <w:color w:val="7030A0"/>
                <w:sz w:val="28"/>
                <w:szCs w:val="28"/>
              </w:rPr>
              <w:t>_Set</w:t>
            </w:r>
            <w:r>
              <w:rPr>
                <w:rFonts w:hint="eastAsia"/>
                <w:b/>
                <w:color w:val="7030A0"/>
                <w:sz w:val="28"/>
                <w:szCs w:val="28"/>
              </w:rPr>
              <w:t>Attribute</w:t>
            </w:r>
            <w:r w:rsidRPr="00F13D5C">
              <w:rPr>
                <w:b/>
                <w:color w:val="7030A0"/>
                <w:sz w:val="28"/>
                <w:szCs w:val="28"/>
              </w:rPr>
              <w:t>(</w:t>
            </w:r>
            <w:r w:rsidR="00D8168E">
              <w:rPr>
                <w:rFonts w:hint="eastAsia"/>
                <w:b/>
                <w:color w:val="7030A0"/>
                <w:sz w:val="28"/>
                <w:szCs w:val="28"/>
              </w:rPr>
              <w:t>u</w:t>
            </w:r>
            <w:r w:rsidR="003162D3">
              <w:rPr>
                <w:rFonts w:hint="eastAsia"/>
                <w:b/>
                <w:color w:val="7030A0"/>
                <w:sz w:val="28"/>
                <w:szCs w:val="28"/>
              </w:rPr>
              <w:t xml:space="preserve">int channel, </w:t>
            </w:r>
            <w:r w:rsidRPr="00F13D5C">
              <w:rPr>
                <w:b/>
                <w:color w:val="7030A0"/>
                <w:sz w:val="28"/>
                <w:szCs w:val="28"/>
              </w:rPr>
              <w:t xml:space="preserve">char *name, </w:t>
            </w:r>
            <w:r>
              <w:rPr>
                <w:rFonts w:hint="eastAsia"/>
                <w:b/>
                <w:color w:val="7030A0"/>
                <w:sz w:val="28"/>
                <w:szCs w:val="28"/>
              </w:rPr>
              <w:t xml:space="preserve">const char *attr, </w:t>
            </w:r>
            <w:r w:rsidRPr="00F13D5C">
              <w:rPr>
                <w:b/>
                <w:color w:val="7030A0"/>
                <w:sz w:val="28"/>
                <w:szCs w:val="28"/>
              </w:rPr>
              <w:t>char *value)</w:t>
            </w:r>
          </w:p>
        </w:tc>
      </w:tr>
      <w:tr w:rsidR="00BF5E1D" w:rsidRPr="00322779" w:rsidTr="00361B25">
        <w:trPr>
          <w:trHeight w:val="435"/>
        </w:trPr>
        <w:tc>
          <w:tcPr>
            <w:tcW w:w="1276" w:type="dxa"/>
            <w:shd w:val="clear" w:color="auto" w:fill="548DD4"/>
            <w:vAlign w:val="center"/>
          </w:tcPr>
          <w:p w:rsidR="00BF5E1D" w:rsidRPr="00431DA7" w:rsidRDefault="00BF5E1D" w:rsidP="00361B25">
            <w:pPr>
              <w:jc w:val="center"/>
              <w:rPr>
                <w:rFonts w:ascii="宋体"/>
                <w:color w:val="FFFFFF"/>
                <w:kern w:val="0"/>
                <w:sz w:val="24"/>
              </w:rPr>
            </w:pPr>
            <w:r w:rsidRPr="00431DA7">
              <w:rPr>
                <w:rFonts w:ascii="宋体" w:hAnsi="宋体" w:hint="eastAsia"/>
                <w:color w:val="FFFFFF"/>
                <w:kern w:val="0"/>
                <w:sz w:val="24"/>
              </w:rPr>
              <w:t>函数功能</w:t>
            </w:r>
          </w:p>
        </w:tc>
        <w:tc>
          <w:tcPr>
            <w:tcW w:w="6854" w:type="dxa"/>
            <w:gridSpan w:val="3"/>
          </w:tcPr>
          <w:p w:rsidR="00BF5E1D" w:rsidRPr="00322779" w:rsidRDefault="00BF5E1D" w:rsidP="00361B25">
            <w:pPr>
              <w:rPr>
                <w:rFonts w:ascii="宋体"/>
                <w:kern w:val="0"/>
                <w:szCs w:val="21"/>
              </w:rPr>
            </w:pPr>
            <w:r>
              <w:rPr>
                <w:rFonts w:ascii="宋体" w:hint="eastAsia"/>
                <w:kern w:val="0"/>
                <w:szCs w:val="21"/>
              </w:rPr>
              <w:t>设置</w:t>
            </w:r>
            <w:r w:rsidRPr="00F506FC">
              <w:rPr>
                <w:rFonts w:ascii="宋体" w:hint="eastAsia"/>
                <w:b/>
                <w:kern w:val="0"/>
                <w:szCs w:val="21"/>
              </w:rPr>
              <w:t>当前</w:t>
            </w:r>
            <w:r w:rsidR="008470C6">
              <w:rPr>
                <w:rFonts w:ascii="宋体" w:hint="eastAsia"/>
                <w:kern w:val="0"/>
                <w:szCs w:val="21"/>
              </w:rPr>
              <w:t>页内</w:t>
            </w:r>
            <w:r w:rsidR="006E400B">
              <w:rPr>
                <w:rFonts w:ascii="宋体" w:hint="eastAsia"/>
                <w:kern w:val="0"/>
                <w:szCs w:val="21"/>
              </w:rPr>
              <w:t>控件</w:t>
            </w:r>
            <w:r w:rsidR="005268CA">
              <w:rPr>
                <w:rFonts w:ascii="宋体" w:hint="eastAsia"/>
                <w:kern w:val="0"/>
                <w:szCs w:val="21"/>
              </w:rPr>
              <w:t>属性</w:t>
            </w:r>
          </w:p>
        </w:tc>
      </w:tr>
      <w:tr w:rsidR="00B33AD6" w:rsidRPr="005948C8" w:rsidTr="0077231E">
        <w:tc>
          <w:tcPr>
            <w:tcW w:w="1276" w:type="dxa"/>
            <w:vMerge w:val="restart"/>
            <w:shd w:val="clear" w:color="auto" w:fill="548DD4"/>
            <w:vAlign w:val="center"/>
          </w:tcPr>
          <w:p w:rsidR="00B33AD6" w:rsidRPr="00431DA7" w:rsidRDefault="00B33AD6" w:rsidP="00361B25">
            <w:pPr>
              <w:jc w:val="center"/>
              <w:rPr>
                <w:rFonts w:ascii="宋体" w:hAnsi="宋体"/>
                <w:color w:val="FFFFFF"/>
                <w:kern w:val="0"/>
                <w:sz w:val="24"/>
              </w:rPr>
            </w:pPr>
            <w:r>
              <w:rPr>
                <w:rFonts w:ascii="宋体" w:hAnsi="宋体" w:hint="eastAsia"/>
                <w:color w:val="FFFFFF"/>
                <w:kern w:val="0"/>
                <w:sz w:val="24"/>
              </w:rPr>
              <w:t>参数说明</w:t>
            </w:r>
          </w:p>
        </w:tc>
        <w:tc>
          <w:tcPr>
            <w:tcW w:w="2268" w:type="dxa"/>
          </w:tcPr>
          <w:p w:rsidR="00B33AD6" w:rsidRDefault="003340C8" w:rsidP="00361B25">
            <w:pPr>
              <w:rPr>
                <w:rFonts w:ascii="宋体"/>
                <w:kern w:val="0"/>
                <w:szCs w:val="21"/>
              </w:rPr>
            </w:pPr>
            <w:r>
              <w:rPr>
                <w:rFonts w:ascii="宋体" w:hint="eastAsia"/>
                <w:kern w:val="0"/>
                <w:szCs w:val="21"/>
              </w:rPr>
              <w:t>c</w:t>
            </w:r>
            <w:r w:rsidR="0099044C">
              <w:rPr>
                <w:rFonts w:ascii="宋体" w:hint="eastAsia"/>
                <w:kern w:val="0"/>
                <w:szCs w:val="21"/>
              </w:rPr>
              <w:t xml:space="preserve">hannel     </w:t>
            </w:r>
            <w:r w:rsidR="0099044C" w:rsidRPr="00806765">
              <w:rPr>
                <w:rFonts w:ascii="宋体" w:hint="eastAsia"/>
                <w:b/>
                <w:kern w:val="0"/>
                <w:szCs w:val="21"/>
              </w:rPr>
              <w:t>[输入］</w:t>
            </w:r>
          </w:p>
        </w:tc>
        <w:tc>
          <w:tcPr>
            <w:tcW w:w="4586" w:type="dxa"/>
            <w:gridSpan w:val="2"/>
          </w:tcPr>
          <w:p w:rsidR="00B33AD6" w:rsidRDefault="00F11339" w:rsidP="00361B25">
            <w:pPr>
              <w:rPr>
                <w:rFonts w:ascii="宋体" w:hAnsi="宋体"/>
              </w:rPr>
            </w:pPr>
            <w:r>
              <w:rPr>
                <w:rFonts w:hint="eastAsia"/>
              </w:rPr>
              <w:t>默认为</w:t>
            </w:r>
            <w:r>
              <w:rPr>
                <w:rFonts w:hint="eastAsia"/>
              </w:rPr>
              <w:t>0</w:t>
            </w:r>
            <w:r>
              <w:rPr>
                <w:rFonts w:hint="eastAsia"/>
              </w:rPr>
              <w:t>，该参数为扩展参数</w:t>
            </w:r>
          </w:p>
        </w:tc>
      </w:tr>
      <w:tr w:rsidR="00B33AD6" w:rsidRPr="005948C8" w:rsidTr="0077231E">
        <w:tc>
          <w:tcPr>
            <w:tcW w:w="1276" w:type="dxa"/>
            <w:vMerge/>
            <w:shd w:val="clear" w:color="auto" w:fill="548DD4"/>
            <w:vAlign w:val="center"/>
          </w:tcPr>
          <w:p w:rsidR="00B33AD6" w:rsidRPr="00431DA7" w:rsidRDefault="00B33AD6" w:rsidP="00361B25">
            <w:pPr>
              <w:jc w:val="center"/>
              <w:rPr>
                <w:rFonts w:ascii="宋体" w:hAnsi="宋体"/>
                <w:color w:val="FFFFFF"/>
                <w:kern w:val="0"/>
                <w:sz w:val="24"/>
              </w:rPr>
            </w:pPr>
          </w:p>
        </w:tc>
        <w:tc>
          <w:tcPr>
            <w:tcW w:w="2268" w:type="dxa"/>
          </w:tcPr>
          <w:p w:rsidR="00B33AD6" w:rsidRPr="00322779" w:rsidRDefault="00B33AD6" w:rsidP="00361B25">
            <w:pPr>
              <w:rPr>
                <w:rFonts w:ascii="宋体"/>
                <w:kern w:val="0"/>
                <w:szCs w:val="21"/>
              </w:rPr>
            </w:pPr>
            <w:r>
              <w:rPr>
                <w:rFonts w:ascii="宋体" w:hint="eastAsia"/>
                <w:kern w:val="0"/>
                <w:szCs w:val="21"/>
              </w:rPr>
              <w:t xml:space="preserve">name        </w:t>
            </w:r>
            <w:r w:rsidRPr="00806765">
              <w:rPr>
                <w:rFonts w:ascii="宋体" w:hint="eastAsia"/>
                <w:b/>
                <w:kern w:val="0"/>
                <w:szCs w:val="21"/>
              </w:rPr>
              <w:t>[输入］</w:t>
            </w:r>
          </w:p>
        </w:tc>
        <w:tc>
          <w:tcPr>
            <w:tcW w:w="4586" w:type="dxa"/>
            <w:gridSpan w:val="2"/>
          </w:tcPr>
          <w:p w:rsidR="00B33AD6" w:rsidRDefault="006E400B" w:rsidP="00361B25">
            <w:r>
              <w:rPr>
                <w:rFonts w:ascii="宋体" w:hint="eastAsia"/>
                <w:kern w:val="0"/>
                <w:szCs w:val="21"/>
              </w:rPr>
              <w:t>控件</w:t>
            </w:r>
            <w:r w:rsidR="00B33AD6">
              <w:rPr>
                <w:rFonts w:ascii="宋体" w:hAnsi="宋体" w:hint="eastAsia"/>
              </w:rPr>
              <w:t>名称</w:t>
            </w:r>
          </w:p>
        </w:tc>
      </w:tr>
      <w:tr w:rsidR="00B33AD6" w:rsidRPr="005948C8" w:rsidTr="0077231E">
        <w:tc>
          <w:tcPr>
            <w:tcW w:w="1276" w:type="dxa"/>
            <w:vMerge/>
            <w:shd w:val="clear" w:color="auto" w:fill="548DD4"/>
            <w:vAlign w:val="center"/>
          </w:tcPr>
          <w:p w:rsidR="00B33AD6" w:rsidRPr="00431DA7" w:rsidRDefault="00B33AD6" w:rsidP="00361B25">
            <w:pPr>
              <w:jc w:val="center"/>
              <w:rPr>
                <w:rFonts w:ascii="宋体" w:hAnsi="宋体"/>
                <w:color w:val="FFFFFF"/>
                <w:kern w:val="0"/>
                <w:sz w:val="24"/>
              </w:rPr>
            </w:pPr>
          </w:p>
        </w:tc>
        <w:tc>
          <w:tcPr>
            <w:tcW w:w="2268" w:type="dxa"/>
          </w:tcPr>
          <w:p w:rsidR="00B33AD6" w:rsidRDefault="00B33AD6" w:rsidP="00361B25">
            <w:pPr>
              <w:rPr>
                <w:rFonts w:ascii="宋体"/>
                <w:kern w:val="0"/>
                <w:szCs w:val="21"/>
              </w:rPr>
            </w:pPr>
            <w:r>
              <w:rPr>
                <w:rFonts w:ascii="宋体" w:hint="eastAsia"/>
                <w:kern w:val="0"/>
                <w:szCs w:val="21"/>
              </w:rPr>
              <w:t xml:space="preserve">attr        </w:t>
            </w:r>
            <w:r w:rsidRPr="000B5218">
              <w:rPr>
                <w:rFonts w:ascii="宋体" w:hint="eastAsia"/>
                <w:b/>
                <w:kern w:val="0"/>
                <w:szCs w:val="21"/>
              </w:rPr>
              <w:t>[输入]</w:t>
            </w:r>
          </w:p>
        </w:tc>
        <w:tc>
          <w:tcPr>
            <w:tcW w:w="4586" w:type="dxa"/>
            <w:gridSpan w:val="2"/>
          </w:tcPr>
          <w:p w:rsidR="00B33AD6" w:rsidRDefault="006E400B" w:rsidP="00361B25">
            <w:pPr>
              <w:rPr>
                <w:rFonts w:ascii="宋体" w:hAnsi="宋体"/>
              </w:rPr>
            </w:pPr>
            <w:r>
              <w:rPr>
                <w:rFonts w:ascii="宋体" w:hint="eastAsia"/>
                <w:kern w:val="0"/>
                <w:szCs w:val="21"/>
              </w:rPr>
              <w:t>控件</w:t>
            </w:r>
            <w:r w:rsidR="00B33AD6">
              <w:rPr>
                <w:rFonts w:ascii="宋体" w:hAnsi="宋体" w:hint="eastAsia"/>
              </w:rPr>
              <w:t>属性名称</w:t>
            </w:r>
          </w:p>
        </w:tc>
      </w:tr>
      <w:tr w:rsidR="00B33AD6" w:rsidRPr="00322779" w:rsidTr="0077231E">
        <w:tc>
          <w:tcPr>
            <w:tcW w:w="1276" w:type="dxa"/>
            <w:vMerge/>
            <w:shd w:val="clear" w:color="auto" w:fill="548DD4"/>
            <w:vAlign w:val="center"/>
          </w:tcPr>
          <w:p w:rsidR="00B33AD6" w:rsidRPr="00431DA7" w:rsidRDefault="00B33AD6" w:rsidP="00361B25">
            <w:pPr>
              <w:jc w:val="center"/>
              <w:rPr>
                <w:rFonts w:ascii="宋体"/>
                <w:color w:val="FFFFFF"/>
                <w:kern w:val="0"/>
                <w:sz w:val="24"/>
              </w:rPr>
            </w:pPr>
          </w:p>
        </w:tc>
        <w:tc>
          <w:tcPr>
            <w:tcW w:w="2268" w:type="dxa"/>
            <w:tcBorders>
              <w:bottom w:val="single" w:sz="6" w:space="0" w:color="auto"/>
            </w:tcBorders>
          </w:tcPr>
          <w:p w:rsidR="00B33AD6" w:rsidRPr="00322779" w:rsidRDefault="00B33AD6" w:rsidP="00361B25">
            <w:pPr>
              <w:rPr>
                <w:rFonts w:ascii="宋体"/>
                <w:kern w:val="0"/>
                <w:szCs w:val="21"/>
              </w:rPr>
            </w:pPr>
            <w:r>
              <w:rPr>
                <w:rFonts w:ascii="宋体"/>
                <w:kern w:val="0"/>
                <w:szCs w:val="21"/>
              </w:rPr>
              <w:t xml:space="preserve">value </w:t>
            </w:r>
            <w:r>
              <w:rPr>
                <w:rFonts w:ascii="宋体" w:hint="eastAsia"/>
                <w:kern w:val="0"/>
                <w:szCs w:val="21"/>
              </w:rPr>
              <w:t xml:space="preserve">      </w:t>
            </w:r>
            <w:r w:rsidRPr="00491A04">
              <w:rPr>
                <w:rFonts w:ascii="宋体"/>
                <w:b/>
                <w:kern w:val="0"/>
                <w:szCs w:val="21"/>
              </w:rPr>
              <w:t>[</w:t>
            </w:r>
            <w:r w:rsidRPr="00491A04">
              <w:rPr>
                <w:rFonts w:ascii="宋体" w:hint="eastAsia"/>
                <w:b/>
                <w:kern w:val="0"/>
                <w:szCs w:val="21"/>
              </w:rPr>
              <w:t>输入]</w:t>
            </w:r>
          </w:p>
        </w:tc>
        <w:tc>
          <w:tcPr>
            <w:tcW w:w="4586" w:type="dxa"/>
            <w:gridSpan w:val="2"/>
            <w:tcBorders>
              <w:bottom w:val="single" w:sz="6" w:space="0" w:color="auto"/>
            </w:tcBorders>
          </w:tcPr>
          <w:p w:rsidR="00B33AD6" w:rsidRPr="00322779" w:rsidRDefault="006E400B" w:rsidP="00361B25">
            <w:pPr>
              <w:rPr>
                <w:rFonts w:ascii="宋体"/>
                <w:kern w:val="0"/>
                <w:szCs w:val="21"/>
              </w:rPr>
            </w:pPr>
            <w:r>
              <w:rPr>
                <w:rFonts w:ascii="宋体" w:hint="eastAsia"/>
                <w:kern w:val="0"/>
                <w:szCs w:val="21"/>
              </w:rPr>
              <w:t>控件</w:t>
            </w:r>
            <w:r w:rsidR="00B33AD6">
              <w:rPr>
                <w:rFonts w:ascii="宋体" w:hAnsi="宋体" w:hint="eastAsia"/>
              </w:rPr>
              <w:t>属性的值</w:t>
            </w:r>
          </w:p>
        </w:tc>
      </w:tr>
      <w:tr w:rsidR="0086447D" w:rsidRPr="005948C8" w:rsidTr="008D3B87">
        <w:trPr>
          <w:trHeight w:val="252"/>
        </w:trPr>
        <w:tc>
          <w:tcPr>
            <w:tcW w:w="1276" w:type="dxa"/>
            <w:vMerge w:val="restart"/>
            <w:shd w:val="clear" w:color="auto" w:fill="548DD4"/>
            <w:vAlign w:val="center"/>
          </w:tcPr>
          <w:p w:rsidR="0086447D" w:rsidRPr="00431DA7" w:rsidRDefault="0086447D" w:rsidP="00361B25">
            <w:pPr>
              <w:jc w:val="center"/>
              <w:rPr>
                <w:rFonts w:ascii="宋体"/>
                <w:color w:val="FFFFFF"/>
                <w:kern w:val="0"/>
                <w:sz w:val="24"/>
              </w:rPr>
            </w:pPr>
            <w:r w:rsidRPr="00431DA7">
              <w:rPr>
                <w:rFonts w:ascii="宋体" w:hAnsi="宋体" w:hint="eastAsia"/>
                <w:color w:val="FFFFFF"/>
                <w:kern w:val="0"/>
                <w:sz w:val="24"/>
              </w:rPr>
              <w:t>返回值</w:t>
            </w:r>
          </w:p>
        </w:tc>
        <w:tc>
          <w:tcPr>
            <w:tcW w:w="4252" w:type="dxa"/>
            <w:gridSpan w:val="2"/>
            <w:tcBorders>
              <w:top w:val="single" w:sz="6" w:space="0" w:color="auto"/>
              <w:bottom w:val="single" w:sz="6" w:space="0" w:color="auto"/>
              <w:right w:val="nil"/>
            </w:tcBorders>
            <w:shd w:val="clear" w:color="auto" w:fill="FFFFFF"/>
          </w:tcPr>
          <w:p w:rsidR="0086447D" w:rsidRPr="00306B27" w:rsidRDefault="00BA2773" w:rsidP="00971B08">
            <w:pPr>
              <w:jc w:val="left"/>
            </w:pPr>
            <w:r>
              <w:rPr>
                <w:rFonts w:hint="eastAsia"/>
              </w:rPr>
              <w:t>E</w:t>
            </w:r>
            <w:r w:rsidR="0086447D" w:rsidRPr="00306B27">
              <w:rPr>
                <w:rFonts w:hint="eastAsia"/>
              </w:rPr>
              <w:t>UI_RET_OK</w:t>
            </w:r>
          </w:p>
        </w:tc>
        <w:tc>
          <w:tcPr>
            <w:tcW w:w="2602" w:type="dxa"/>
            <w:tcBorders>
              <w:top w:val="single" w:sz="6" w:space="0" w:color="auto"/>
              <w:left w:val="nil"/>
              <w:bottom w:val="single" w:sz="6" w:space="0" w:color="auto"/>
              <w:right w:val="single" w:sz="6" w:space="0" w:color="auto"/>
            </w:tcBorders>
          </w:tcPr>
          <w:p w:rsidR="0086447D" w:rsidRPr="005948C8" w:rsidRDefault="0086447D" w:rsidP="00361B25">
            <w:r>
              <w:rPr>
                <w:rFonts w:ascii="宋体" w:hAnsi="宋体" w:hint="eastAsia"/>
              </w:rPr>
              <w:t>设置成功</w:t>
            </w:r>
          </w:p>
        </w:tc>
      </w:tr>
      <w:tr w:rsidR="0086447D" w:rsidRPr="005948C8" w:rsidTr="008D3B87">
        <w:trPr>
          <w:trHeight w:val="252"/>
        </w:trPr>
        <w:tc>
          <w:tcPr>
            <w:tcW w:w="1276" w:type="dxa"/>
            <w:vMerge/>
            <w:shd w:val="clear" w:color="auto" w:fill="548DD4"/>
            <w:vAlign w:val="center"/>
          </w:tcPr>
          <w:p w:rsidR="0086447D" w:rsidRPr="00431DA7" w:rsidRDefault="0086447D" w:rsidP="00361B25">
            <w:pPr>
              <w:jc w:val="center"/>
              <w:rPr>
                <w:rFonts w:ascii="宋体" w:hAnsi="宋体"/>
                <w:color w:val="FFFFFF"/>
                <w:kern w:val="0"/>
                <w:sz w:val="24"/>
              </w:rPr>
            </w:pPr>
          </w:p>
        </w:tc>
        <w:tc>
          <w:tcPr>
            <w:tcW w:w="4252" w:type="dxa"/>
            <w:gridSpan w:val="2"/>
            <w:tcBorders>
              <w:top w:val="single" w:sz="6" w:space="0" w:color="auto"/>
              <w:bottom w:val="single" w:sz="6" w:space="0" w:color="auto"/>
              <w:right w:val="nil"/>
            </w:tcBorders>
            <w:shd w:val="clear" w:color="auto" w:fill="FFFFFF"/>
          </w:tcPr>
          <w:p w:rsidR="0086447D" w:rsidRPr="00E87100" w:rsidRDefault="0086447D" w:rsidP="0029096D">
            <w:pPr>
              <w:jc w:val="left"/>
            </w:pPr>
            <w:r>
              <w:rPr>
                <w:rFonts w:hint="eastAsia"/>
              </w:rPr>
              <w:t>&lt;0</w:t>
            </w:r>
          </w:p>
        </w:tc>
        <w:tc>
          <w:tcPr>
            <w:tcW w:w="2602" w:type="dxa"/>
            <w:tcBorders>
              <w:top w:val="single" w:sz="6" w:space="0" w:color="auto"/>
              <w:left w:val="nil"/>
              <w:bottom w:val="single" w:sz="6" w:space="0" w:color="auto"/>
              <w:right w:val="single" w:sz="6" w:space="0" w:color="auto"/>
            </w:tcBorders>
          </w:tcPr>
          <w:p w:rsidR="0086447D" w:rsidRDefault="0086447D" w:rsidP="0029096D">
            <w:r>
              <w:rPr>
                <w:rFonts w:hint="eastAsia"/>
              </w:rPr>
              <w:t>见返回值定义</w:t>
            </w:r>
          </w:p>
        </w:tc>
      </w:tr>
      <w:tr w:rsidR="00BF5E1D" w:rsidRPr="003B7ED2" w:rsidTr="00361B25">
        <w:tc>
          <w:tcPr>
            <w:tcW w:w="1276" w:type="dxa"/>
            <w:shd w:val="clear" w:color="auto" w:fill="548DD4"/>
            <w:vAlign w:val="center"/>
          </w:tcPr>
          <w:p w:rsidR="00BF5E1D" w:rsidRPr="00431DA7" w:rsidRDefault="00BF5E1D" w:rsidP="00361B25">
            <w:pPr>
              <w:jc w:val="center"/>
              <w:rPr>
                <w:rFonts w:ascii="宋体"/>
                <w:color w:val="FFFFFF"/>
                <w:kern w:val="0"/>
                <w:sz w:val="24"/>
              </w:rPr>
            </w:pPr>
            <w:r>
              <w:rPr>
                <w:rFonts w:ascii="宋体" w:hint="eastAsia"/>
                <w:color w:val="FFFFFF"/>
                <w:kern w:val="0"/>
                <w:sz w:val="24"/>
              </w:rPr>
              <w:t>用　法</w:t>
            </w:r>
          </w:p>
        </w:tc>
        <w:tc>
          <w:tcPr>
            <w:tcW w:w="6854" w:type="dxa"/>
            <w:gridSpan w:val="3"/>
            <w:tcBorders>
              <w:top w:val="single" w:sz="6" w:space="0" w:color="auto"/>
            </w:tcBorders>
          </w:tcPr>
          <w:p w:rsidR="00BF5E1D" w:rsidRDefault="00BF5E1D" w:rsidP="00361B25">
            <w:r>
              <w:rPr>
                <w:rFonts w:hint="eastAsia"/>
              </w:rPr>
              <w:t>加载一个页面，并且修改</w:t>
            </w:r>
            <w:r w:rsidR="00D56EA2">
              <w:rPr>
                <w:rFonts w:hint="eastAsia"/>
              </w:rPr>
              <w:t>当前</w:t>
            </w:r>
            <w:r>
              <w:rPr>
                <w:rFonts w:hint="eastAsia"/>
              </w:rPr>
              <w:t>页面上一个编辑框</w:t>
            </w:r>
            <w:r w:rsidR="00835B7F">
              <w:rPr>
                <w:rFonts w:hint="eastAsia"/>
              </w:rPr>
              <w:t>("amount")</w:t>
            </w:r>
            <w:r>
              <w:rPr>
                <w:rFonts w:hint="eastAsia"/>
              </w:rPr>
              <w:t>的最大可接受内容长度</w:t>
            </w:r>
            <w:r w:rsidR="001A1E35">
              <w:rPr>
                <w:rFonts w:hint="eastAsia"/>
              </w:rPr>
              <w:t>为５个字符</w:t>
            </w:r>
            <w:r>
              <w:rPr>
                <w:rFonts w:hint="eastAsia"/>
              </w:rPr>
              <w:t>：</w:t>
            </w:r>
          </w:p>
          <w:p w:rsidR="00DD1364" w:rsidRDefault="00BF5E1D" w:rsidP="00DD1364">
            <w:r>
              <w:rPr>
                <w:rFonts w:hint="eastAsia"/>
              </w:rPr>
              <w:t xml:space="preserve">　　．．．</w:t>
            </w:r>
          </w:p>
          <w:p w:rsidR="00BF5E1D" w:rsidRPr="00E6612D" w:rsidRDefault="00DD1364" w:rsidP="00DD1364">
            <w:r>
              <w:rPr>
                <w:rFonts w:hint="eastAsia"/>
              </w:rPr>
              <w:t xml:space="preserve">     </w:t>
            </w:r>
            <w:r w:rsidR="00A071BE">
              <w:rPr>
                <w:rFonts w:hint="eastAsia"/>
              </w:rPr>
              <w:t>EUI</w:t>
            </w:r>
            <w:r w:rsidR="00BF5E1D" w:rsidRPr="00E6612D">
              <w:rPr>
                <w:rFonts w:hint="eastAsia"/>
              </w:rPr>
              <w:t>_Load(</w:t>
            </w:r>
            <w:r w:rsidR="003E6853">
              <w:rPr>
                <w:rFonts w:hint="eastAsia"/>
              </w:rPr>
              <w:t>0</w:t>
            </w:r>
            <w:r w:rsidR="00BF5E1D" w:rsidRPr="00E6612D">
              <w:rPr>
                <w:rFonts w:hint="eastAsia"/>
              </w:rPr>
              <w:t xml:space="preserve">, </w:t>
            </w:r>
            <w:r w:rsidR="00476783">
              <w:rPr>
                <w:rFonts w:hint="eastAsia"/>
              </w:rPr>
              <w:t xml:space="preserve"> </w:t>
            </w:r>
            <w:r w:rsidR="00BF5E1D" w:rsidRPr="00E6612D">
              <w:rPr>
                <w:rFonts w:hint="eastAsia"/>
              </w:rPr>
              <w:t>"payment.xml");</w:t>
            </w:r>
          </w:p>
          <w:p w:rsidR="00BF5E1D" w:rsidRPr="00005116" w:rsidRDefault="00AA66CC" w:rsidP="003E6853">
            <w:pPr>
              <w:jc w:val="center"/>
              <w:rPr>
                <w:b/>
              </w:rPr>
            </w:pPr>
            <w:r>
              <w:rPr>
                <w:rFonts w:hint="eastAsia"/>
                <w:b/>
              </w:rPr>
              <w:t xml:space="preserve">     </w:t>
            </w:r>
            <w:r w:rsidR="00A071BE">
              <w:rPr>
                <w:rFonts w:hint="eastAsia"/>
                <w:b/>
              </w:rPr>
              <w:t>EUI</w:t>
            </w:r>
            <w:r w:rsidR="00BF5E1D" w:rsidRPr="00005116">
              <w:rPr>
                <w:rFonts w:hint="eastAsia"/>
                <w:b/>
              </w:rPr>
              <w:t>_Set</w:t>
            </w:r>
            <w:r w:rsidR="00BF5E1D">
              <w:rPr>
                <w:rFonts w:hint="eastAsia"/>
                <w:b/>
              </w:rPr>
              <w:t>Attribute</w:t>
            </w:r>
            <w:r w:rsidR="00BF5E1D" w:rsidRPr="00005116">
              <w:rPr>
                <w:rFonts w:hint="eastAsia"/>
                <w:b/>
              </w:rPr>
              <w:t>(</w:t>
            </w:r>
            <w:r w:rsidR="003E6853">
              <w:rPr>
                <w:rFonts w:hint="eastAsia"/>
              </w:rPr>
              <w:t>0</w:t>
            </w:r>
            <w:r w:rsidR="00BF5E1D" w:rsidRPr="00005116">
              <w:rPr>
                <w:rFonts w:hint="eastAsia"/>
                <w:b/>
              </w:rPr>
              <w:t>, "amount", "</w:t>
            </w:r>
            <w:r w:rsidR="00BF5E1D">
              <w:rPr>
                <w:rFonts w:hint="eastAsia"/>
                <w:b/>
              </w:rPr>
              <w:t>max</w:t>
            </w:r>
            <w:r w:rsidR="00AE7DFB">
              <w:rPr>
                <w:rFonts w:hint="eastAsia"/>
                <w:b/>
              </w:rPr>
              <w:t>L</w:t>
            </w:r>
            <w:r w:rsidR="00BF5E1D">
              <w:rPr>
                <w:rFonts w:hint="eastAsia"/>
                <w:b/>
              </w:rPr>
              <w:t>en</w:t>
            </w:r>
            <w:r w:rsidR="00BF5E1D" w:rsidRPr="00005116">
              <w:rPr>
                <w:rFonts w:hint="eastAsia"/>
                <w:b/>
              </w:rPr>
              <w:t>"</w:t>
            </w:r>
            <w:r w:rsidR="00BF5E1D">
              <w:rPr>
                <w:rFonts w:hint="eastAsia"/>
                <w:b/>
              </w:rPr>
              <w:t>, "5"</w:t>
            </w:r>
            <w:r w:rsidR="00BF5E1D" w:rsidRPr="00005116">
              <w:rPr>
                <w:rFonts w:hint="eastAsia"/>
                <w:b/>
              </w:rPr>
              <w:t>);</w:t>
            </w:r>
          </w:p>
        </w:tc>
      </w:tr>
      <w:tr w:rsidR="00BF5E1D" w:rsidRPr="003B7ED2" w:rsidTr="00361B25">
        <w:tc>
          <w:tcPr>
            <w:tcW w:w="1276" w:type="dxa"/>
            <w:shd w:val="clear" w:color="auto" w:fill="548DD4"/>
            <w:vAlign w:val="center"/>
          </w:tcPr>
          <w:p w:rsidR="00BF5E1D" w:rsidRPr="00431DA7" w:rsidRDefault="00BF5E1D" w:rsidP="00361B25">
            <w:pPr>
              <w:jc w:val="center"/>
              <w:rPr>
                <w:rFonts w:ascii="宋体"/>
                <w:color w:val="FFFFFF"/>
                <w:kern w:val="0"/>
                <w:sz w:val="24"/>
              </w:rPr>
            </w:pPr>
            <w:r w:rsidRPr="00431DA7">
              <w:rPr>
                <w:rFonts w:ascii="宋体" w:hAnsi="宋体" w:hint="eastAsia"/>
                <w:color w:val="FFFFFF"/>
                <w:kern w:val="0"/>
                <w:sz w:val="24"/>
              </w:rPr>
              <w:t>补充说明</w:t>
            </w:r>
          </w:p>
        </w:tc>
        <w:tc>
          <w:tcPr>
            <w:tcW w:w="6854" w:type="dxa"/>
            <w:gridSpan w:val="3"/>
          </w:tcPr>
          <w:p w:rsidR="00BF5E1D" w:rsidRDefault="00CF1343" w:rsidP="00065714">
            <w:pPr>
              <w:rPr>
                <w:rFonts w:ascii="宋体" w:hAnsi="宋体"/>
              </w:rPr>
            </w:pPr>
            <w:r>
              <w:rPr>
                <w:rFonts w:ascii="宋体" w:hAnsi="宋体" w:hint="eastAsia"/>
              </w:rPr>
              <w:t>1.</w:t>
            </w:r>
            <w:r w:rsidR="00BF5E1D">
              <w:rPr>
                <w:rFonts w:ascii="宋体" w:hAnsi="宋体" w:hint="eastAsia"/>
              </w:rPr>
              <w:t>页面元素名称在</w:t>
            </w:r>
            <w:r w:rsidR="00065714">
              <w:rPr>
                <w:rFonts w:ascii="宋体" w:hAnsi="宋体" w:hint="eastAsia"/>
              </w:rPr>
              <w:t>页</w:t>
            </w:r>
            <w:r w:rsidR="00C26220">
              <w:rPr>
                <w:rFonts w:ascii="宋体" w:hAnsi="宋体" w:hint="eastAsia"/>
              </w:rPr>
              <w:t>中必须唯一。</w:t>
            </w:r>
          </w:p>
          <w:p w:rsidR="00CF1343" w:rsidRDefault="005268CA" w:rsidP="00771142">
            <w:r>
              <w:rPr>
                <w:rFonts w:hint="eastAsia"/>
              </w:rPr>
              <w:t xml:space="preserve">2. </w:t>
            </w:r>
            <w:r>
              <w:rPr>
                <w:rFonts w:hint="eastAsia"/>
              </w:rPr>
              <w:t>设置页面</w:t>
            </w:r>
            <w:r w:rsidR="006E400B">
              <w:rPr>
                <w:rFonts w:ascii="宋体" w:hint="eastAsia"/>
                <w:kern w:val="0"/>
                <w:szCs w:val="21"/>
              </w:rPr>
              <w:t>控件</w:t>
            </w:r>
            <w:r w:rsidR="00BB2949">
              <w:rPr>
                <w:rFonts w:hint="eastAsia"/>
              </w:rPr>
              <w:t>属性</w:t>
            </w:r>
            <w:r w:rsidR="00771142">
              <w:rPr>
                <w:rFonts w:hint="eastAsia"/>
              </w:rPr>
              <w:t>后，页面内容在调用</w:t>
            </w:r>
            <w:r w:rsidR="00A071BE">
              <w:rPr>
                <w:rFonts w:hint="eastAsia"/>
              </w:rPr>
              <w:t>EUI</w:t>
            </w:r>
            <w:r w:rsidR="00771142">
              <w:rPr>
                <w:rFonts w:hint="eastAsia"/>
              </w:rPr>
              <w:t>_Process</w:t>
            </w:r>
            <w:r w:rsidR="00771142">
              <w:rPr>
                <w:rFonts w:hint="eastAsia"/>
              </w:rPr>
              <w:t>后更新</w:t>
            </w:r>
            <w:r w:rsidR="00F64BA8">
              <w:rPr>
                <w:rFonts w:hint="eastAsia"/>
              </w:rPr>
              <w:t>。</w:t>
            </w:r>
          </w:p>
          <w:p w:rsidR="00327872" w:rsidRDefault="00327872" w:rsidP="00771142">
            <w:r>
              <w:rPr>
                <w:rFonts w:hint="eastAsia"/>
              </w:rPr>
              <w:t xml:space="preserve">3. </w:t>
            </w:r>
            <w:r>
              <w:rPr>
                <w:rFonts w:hint="eastAsia"/>
              </w:rPr>
              <w:t>对于可设置的页面</w:t>
            </w:r>
            <w:r w:rsidR="006E400B">
              <w:rPr>
                <w:rFonts w:ascii="宋体" w:hint="eastAsia"/>
                <w:kern w:val="0"/>
                <w:szCs w:val="21"/>
              </w:rPr>
              <w:t>控件属性</w:t>
            </w:r>
            <w:r>
              <w:rPr>
                <w:rFonts w:hint="eastAsia"/>
              </w:rPr>
              <w:t>UI</w:t>
            </w:r>
            <w:r>
              <w:rPr>
                <w:rFonts w:hint="eastAsia"/>
              </w:rPr>
              <w:t>做了一些限制，即有部分</w:t>
            </w:r>
            <w:r w:rsidR="006E400B">
              <w:rPr>
                <w:rFonts w:ascii="宋体" w:hint="eastAsia"/>
                <w:kern w:val="0"/>
                <w:szCs w:val="21"/>
              </w:rPr>
              <w:t>属性</w:t>
            </w:r>
            <w:r>
              <w:rPr>
                <w:rFonts w:hint="eastAsia"/>
              </w:rPr>
              <w:t>是不可设置的，在第</w:t>
            </w:r>
            <w:r w:rsidR="00DA4BC1">
              <w:rPr>
                <w:rFonts w:hint="eastAsia"/>
              </w:rPr>
              <w:t>4</w:t>
            </w:r>
            <w:r w:rsidR="00DA4BC1">
              <w:rPr>
                <w:rFonts w:hint="eastAsia"/>
              </w:rPr>
              <w:t>节已</w:t>
            </w:r>
            <w:r>
              <w:rPr>
                <w:rFonts w:hint="eastAsia"/>
              </w:rPr>
              <w:t>详细介绍哪些</w:t>
            </w:r>
            <w:r w:rsidR="006E400B">
              <w:rPr>
                <w:rFonts w:ascii="宋体" w:hint="eastAsia"/>
                <w:kern w:val="0"/>
                <w:szCs w:val="21"/>
              </w:rPr>
              <w:t>属性</w:t>
            </w:r>
            <w:r>
              <w:rPr>
                <w:rFonts w:hint="eastAsia"/>
              </w:rPr>
              <w:t>有可设置与可获取的权限。</w:t>
            </w:r>
          </w:p>
          <w:p w:rsidR="00FD69E1" w:rsidRDefault="00FD69E1" w:rsidP="00771142">
            <w:r>
              <w:rPr>
                <w:rFonts w:hint="eastAsia"/>
              </w:rPr>
              <w:t xml:space="preserve">4. </w:t>
            </w:r>
            <w:r>
              <w:rPr>
                <w:rFonts w:hint="eastAsia"/>
              </w:rPr>
              <w:t>如未加载页面直接调用该接口，将返回</w:t>
            </w:r>
            <w:r>
              <w:rPr>
                <w:rFonts w:hint="eastAsia"/>
              </w:rPr>
              <w:t>-9.</w:t>
            </w:r>
          </w:p>
          <w:p w:rsidR="0055366B" w:rsidRDefault="0055366B" w:rsidP="0038166C">
            <w:pPr>
              <w:autoSpaceDE w:val="0"/>
              <w:autoSpaceDN w:val="0"/>
              <w:adjustRightInd w:val="0"/>
              <w:jc w:val="left"/>
              <w:rPr>
                <w:rFonts w:ascii="NSimSun" w:hAnsi="NSimSun" w:cs="NSimSun"/>
                <w:kern w:val="0"/>
                <w:sz w:val="19"/>
                <w:szCs w:val="19"/>
              </w:rPr>
            </w:pPr>
            <w:r>
              <w:rPr>
                <w:rFonts w:hint="eastAsia"/>
              </w:rPr>
              <w:t xml:space="preserve">5. </w:t>
            </w:r>
            <w:r>
              <w:rPr>
                <w:rFonts w:hint="eastAsia"/>
              </w:rPr>
              <w:t>对于编辑框控件的</w:t>
            </w:r>
            <w:r>
              <w:rPr>
                <w:rFonts w:hint="eastAsia"/>
              </w:rPr>
              <w:t>value</w:t>
            </w:r>
            <w:r>
              <w:rPr>
                <w:rFonts w:hint="eastAsia"/>
              </w:rPr>
              <w:t>属性，如果设置的</w:t>
            </w:r>
            <w:r>
              <w:rPr>
                <w:rFonts w:hint="eastAsia"/>
              </w:rPr>
              <w:t>value</w:t>
            </w:r>
            <w:r>
              <w:rPr>
                <w:rFonts w:hint="eastAsia"/>
              </w:rPr>
              <w:t>属性值与</w:t>
            </w:r>
            <w:r>
              <w:rPr>
                <w:rFonts w:hint="eastAsia"/>
              </w:rPr>
              <w:t>type</w:t>
            </w:r>
            <w:r>
              <w:rPr>
                <w:rFonts w:hint="eastAsia"/>
              </w:rPr>
              <w:t>不相符，将返回</w:t>
            </w:r>
            <w:r w:rsidR="0038166C">
              <w:rPr>
                <w:rFonts w:ascii="NSimSun" w:hAnsi="NSimSun" w:cs="NSimSun"/>
                <w:kern w:val="0"/>
                <w:sz w:val="19"/>
                <w:szCs w:val="19"/>
              </w:rPr>
              <w:t>EUI_ERR_DATA_ERR</w:t>
            </w:r>
            <w:r w:rsidR="0038166C">
              <w:rPr>
                <w:rFonts w:ascii="NSimSun" w:hAnsi="NSimSun" w:cs="NSimSun" w:hint="eastAsia"/>
                <w:kern w:val="0"/>
                <w:sz w:val="19"/>
                <w:szCs w:val="19"/>
              </w:rPr>
              <w:t>。</w:t>
            </w:r>
          </w:p>
          <w:p w:rsidR="00C67FA0" w:rsidRPr="00162A77" w:rsidRDefault="00C67FA0" w:rsidP="00771142">
            <w:r>
              <w:rPr>
                <w:rFonts w:ascii="NSimSun" w:hAnsi="NSimSun" w:cs="NSimSun" w:hint="eastAsia"/>
                <w:kern w:val="0"/>
                <w:sz w:val="19"/>
                <w:szCs w:val="19"/>
              </w:rPr>
              <w:t xml:space="preserve">6. </w:t>
            </w:r>
            <w:r w:rsidRPr="00C67FA0">
              <w:rPr>
                <w:rFonts w:hint="eastAsia"/>
              </w:rPr>
              <w:t>除了文本框的</w:t>
            </w:r>
            <w:r w:rsidRPr="00C67FA0">
              <w:rPr>
                <w:rFonts w:hint="eastAsia"/>
              </w:rPr>
              <w:t>value</w:t>
            </w:r>
            <w:r w:rsidRPr="00C67FA0">
              <w:rPr>
                <w:rFonts w:hint="eastAsia"/>
              </w:rPr>
              <w:t>属性，其他控件均不可多次调用该函数来修改控件属性值。</w:t>
            </w:r>
          </w:p>
        </w:tc>
      </w:tr>
    </w:tbl>
    <w:p w:rsidR="00594701" w:rsidRDefault="00594701" w:rsidP="00E07821">
      <w:pPr>
        <w:jc w:val="left"/>
      </w:pPr>
    </w:p>
    <w:p w:rsidR="006E400B" w:rsidRPr="00D91380" w:rsidRDefault="008A71D3"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37" w:name="_Toc449080458"/>
      <w:r>
        <w:rPr>
          <w:rFonts w:eastAsia="宋体" w:cs="黑体" w:hint="eastAsia"/>
          <w:b w:val="0"/>
          <w:color w:val="4F81BD"/>
          <w:kern w:val="0"/>
          <w:szCs w:val="26"/>
        </w:rPr>
        <w:t>5.4</w:t>
      </w:r>
      <w:r w:rsidR="006E400B" w:rsidRPr="00D91380">
        <w:rPr>
          <w:rFonts w:eastAsia="宋体" w:cs="黑体" w:hint="eastAsia"/>
          <w:b w:val="0"/>
          <w:color w:val="4F81BD"/>
          <w:kern w:val="0"/>
          <w:szCs w:val="26"/>
        </w:rPr>
        <w:t>获取页面元素属性</w:t>
      </w:r>
      <w:bookmarkEnd w:id="37"/>
    </w:p>
    <w:p w:rsidR="006E400B" w:rsidRDefault="006E400B" w:rsidP="006E400B">
      <w:pPr>
        <w:jc w:val="left"/>
      </w:pPr>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268"/>
        <w:gridCol w:w="1984"/>
        <w:gridCol w:w="2602"/>
      </w:tblGrid>
      <w:tr w:rsidR="006E400B" w:rsidRPr="00322779" w:rsidTr="00F05FAF">
        <w:tc>
          <w:tcPr>
            <w:tcW w:w="1276" w:type="dxa"/>
            <w:shd w:val="clear" w:color="auto" w:fill="548DD4"/>
            <w:vAlign w:val="center"/>
          </w:tcPr>
          <w:p w:rsidR="006E400B" w:rsidRPr="00431DA7" w:rsidRDefault="006E400B" w:rsidP="00F05FAF">
            <w:pPr>
              <w:jc w:val="center"/>
              <w:rPr>
                <w:rFonts w:ascii="宋体"/>
                <w:color w:val="FFFFFF"/>
                <w:kern w:val="0"/>
                <w:sz w:val="24"/>
              </w:rPr>
            </w:pPr>
            <w:r w:rsidRPr="00431DA7">
              <w:rPr>
                <w:rFonts w:ascii="宋体" w:hAnsi="宋体" w:hint="eastAsia"/>
                <w:color w:val="FFFFFF"/>
                <w:kern w:val="0"/>
                <w:sz w:val="24"/>
              </w:rPr>
              <w:t>函数原型</w:t>
            </w:r>
          </w:p>
        </w:tc>
        <w:tc>
          <w:tcPr>
            <w:tcW w:w="6854" w:type="dxa"/>
            <w:gridSpan w:val="3"/>
          </w:tcPr>
          <w:p w:rsidR="006E400B" w:rsidRPr="00F13D5C" w:rsidRDefault="006E400B" w:rsidP="008C31B3">
            <w:pPr>
              <w:rPr>
                <w:b/>
                <w:color w:val="7030A0"/>
                <w:sz w:val="28"/>
                <w:szCs w:val="28"/>
              </w:rPr>
            </w:pPr>
            <w:r w:rsidRPr="00F13D5C">
              <w:rPr>
                <w:b/>
                <w:color w:val="7030A0"/>
                <w:sz w:val="28"/>
                <w:szCs w:val="28"/>
              </w:rPr>
              <w:t xml:space="preserve">int </w:t>
            </w:r>
            <w:r w:rsidR="00A071BE">
              <w:rPr>
                <w:b/>
                <w:color w:val="7030A0"/>
                <w:sz w:val="28"/>
                <w:szCs w:val="28"/>
              </w:rPr>
              <w:t>EUI</w:t>
            </w:r>
            <w:r w:rsidRPr="00F13D5C">
              <w:rPr>
                <w:b/>
                <w:color w:val="7030A0"/>
                <w:sz w:val="28"/>
                <w:szCs w:val="28"/>
              </w:rPr>
              <w:t>_</w:t>
            </w:r>
            <w:r>
              <w:rPr>
                <w:rFonts w:hint="eastAsia"/>
                <w:b/>
                <w:color w:val="7030A0"/>
                <w:sz w:val="28"/>
                <w:szCs w:val="28"/>
              </w:rPr>
              <w:t>GetAttribute</w:t>
            </w:r>
            <w:r w:rsidRPr="00F13D5C">
              <w:rPr>
                <w:b/>
                <w:color w:val="7030A0"/>
                <w:sz w:val="28"/>
                <w:szCs w:val="28"/>
              </w:rPr>
              <w:t>(</w:t>
            </w:r>
            <w:r>
              <w:rPr>
                <w:rFonts w:hint="eastAsia"/>
                <w:b/>
                <w:color w:val="7030A0"/>
                <w:sz w:val="28"/>
                <w:szCs w:val="28"/>
              </w:rPr>
              <w:t xml:space="preserve">uint channel, </w:t>
            </w:r>
            <w:r w:rsidRPr="00F13D5C">
              <w:rPr>
                <w:b/>
                <w:color w:val="7030A0"/>
                <w:sz w:val="28"/>
                <w:szCs w:val="28"/>
              </w:rPr>
              <w:t>char *name,</w:t>
            </w:r>
            <w:r>
              <w:rPr>
                <w:rFonts w:hint="eastAsia"/>
                <w:b/>
                <w:color w:val="7030A0"/>
                <w:sz w:val="28"/>
                <w:szCs w:val="28"/>
              </w:rPr>
              <w:t xml:space="preserve"> char *attr, </w:t>
            </w:r>
            <w:r w:rsidRPr="00F13D5C">
              <w:rPr>
                <w:b/>
                <w:color w:val="7030A0"/>
                <w:sz w:val="28"/>
                <w:szCs w:val="28"/>
              </w:rPr>
              <w:t>char *value)</w:t>
            </w:r>
          </w:p>
        </w:tc>
      </w:tr>
      <w:tr w:rsidR="006E400B" w:rsidRPr="00322779" w:rsidTr="00F05FAF">
        <w:trPr>
          <w:trHeight w:val="435"/>
        </w:trPr>
        <w:tc>
          <w:tcPr>
            <w:tcW w:w="1276" w:type="dxa"/>
            <w:shd w:val="clear" w:color="auto" w:fill="548DD4"/>
            <w:vAlign w:val="center"/>
          </w:tcPr>
          <w:p w:rsidR="006E400B" w:rsidRPr="00431DA7" w:rsidRDefault="006E400B" w:rsidP="00F05FAF">
            <w:pPr>
              <w:jc w:val="center"/>
              <w:rPr>
                <w:rFonts w:ascii="宋体"/>
                <w:color w:val="FFFFFF"/>
                <w:kern w:val="0"/>
                <w:sz w:val="24"/>
              </w:rPr>
            </w:pPr>
            <w:r w:rsidRPr="00431DA7">
              <w:rPr>
                <w:rFonts w:ascii="宋体" w:hAnsi="宋体" w:hint="eastAsia"/>
                <w:color w:val="FFFFFF"/>
                <w:kern w:val="0"/>
                <w:sz w:val="24"/>
              </w:rPr>
              <w:t>函数功能</w:t>
            </w:r>
          </w:p>
        </w:tc>
        <w:tc>
          <w:tcPr>
            <w:tcW w:w="6854" w:type="dxa"/>
            <w:gridSpan w:val="3"/>
          </w:tcPr>
          <w:p w:rsidR="006E400B" w:rsidRPr="00322779" w:rsidRDefault="006E400B" w:rsidP="00F05FAF">
            <w:pPr>
              <w:rPr>
                <w:rFonts w:ascii="宋体"/>
                <w:kern w:val="0"/>
                <w:szCs w:val="21"/>
              </w:rPr>
            </w:pPr>
            <w:r>
              <w:rPr>
                <w:rFonts w:ascii="宋体" w:hint="eastAsia"/>
                <w:kern w:val="0"/>
                <w:szCs w:val="21"/>
              </w:rPr>
              <w:t>获取</w:t>
            </w:r>
            <w:r w:rsidRPr="00F506FC">
              <w:rPr>
                <w:rFonts w:ascii="宋体" w:hint="eastAsia"/>
                <w:b/>
                <w:kern w:val="0"/>
                <w:szCs w:val="21"/>
              </w:rPr>
              <w:t>当前</w:t>
            </w:r>
            <w:r>
              <w:rPr>
                <w:rFonts w:ascii="宋体" w:hint="eastAsia"/>
                <w:kern w:val="0"/>
                <w:szCs w:val="21"/>
              </w:rPr>
              <w:t>页内控件属性</w:t>
            </w:r>
          </w:p>
        </w:tc>
      </w:tr>
      <w:tr w:rsidR="006E400B" w:rsidRPr="005948C8" w:rsidTr="00F05FAF">
        <w:tc>
          <w:tcPr>
            <w:tcW w:w="1276" w:type="dxa"/>
            <w:vMerge w:val="restart"/>
            <w:shd w:val="clear" w:color="auto" w:fill="548DD4"/>
            <w:vAlign w:val="center"/>
          </w:tcPr>
          <w:p w:rsidR="006E400B" w:rsidRPr="00431DA7" w:rsidRDefault="006E400B" w:rsidP="00F05FAF">
            <w:pPr>
              <w:jc w:val="center"/>
              <w:rPr>
                <w:rFonts w:ascii="宋体" w:hAnsi="宋体"/>
                <w:color w:val="FFFFFF"/>
                <w:kern w:val="0"/>
                <w:sz w:val="24"/>
              </w:rPr>
            </w:pPr>
            <w:r>
              <w:rPr>
                <w:rFonts w:ascii="宋体" w:hAnsi="宋体" w:hint="eastAsia"/>
                <w:color w:val="FFFFFF"/>
                <w:kern w:val="0"/>
                <w:sz w:val="24"/>
              </w:rPr>
              <w:t>参数说明</w:t>
            </w:r>
          </w:p>
        </w:tc>
        <w:tc>
          <w:tcPr>
            <w:tcW w:w="2268" w:type="dxa"/>
          </w:tcPr>
          <w:p w:rsidR="006E400B" w:rsidRDefault="006E400B" w:rsidP="00F05FAF">
            <w:pPr>
              <w:rPr>
                <w:rFonts w:ascii="宋体"/>
                <w:kern w:val="0"/>
                <w:szCs w:val="21"/>
              </w:rPr>
            </w:pPr>
            <w:r>
              <w:rPr>
                <w:rFonts w:ascii="宋体" w:hint="eastAsia"/>
                <w:kern w:val="0"/>
                <w:szCs w:val="21"/>
              </w:rPr>
              <w:t xml:space="preserve">channel     </w:t>
            </w:r>
            <w:r w:rsidRPr="00806765">
              <w:rPr>
                <w:rFonts w:ascii="宋体" w:hint="eastAsia"/>
                <w:b/>
                <w:kern w:val="0"/>
                <w:szCs w:val="21"/>
              </w:rPr>
              <w:t>[输入］</w:t>
            </w:r>
          </w:p>
        </w:tc>
        <w:tc>
          <w:tcPr>
            <w:tcW w:w="4586" w:type="dxa"/>
            <w:gridSpan w:val="2"/>
          </w:tcPr>
          <w:p w:rsidR="006E400B" w:rsidRDefault="00F11339" w:rsidP="00F05FAF">
            <w:pPr>
              <w:rPr>
                <w:rFonts w:ascii="宋体" w:hAnsi="宋体"/>
              </w:rPr>
            </w:pPr>
            <w:r>
              <w:rPr>
                <w:rFonts w:hint="eastAsia"/>
              </w:rPr>
              <w:t>默认为</w:t>
            </w:r>
            <w:r>
              <w:rPr>
                <w:rFonts w:hint="eastAsia"/>
              </w:rPr>
              <w:t>0</w:t>
            </w:r>
            <w:r>
              <w:rPr>
                <w:rFonts w:hint="eastAsia"/>
              </w:rPr>
              <w:t>，该参数为扩展参数</w:t>
            </w:r>
          </w:p>
        </w:tc>
      </w:tr>
      <w:tr w:rsidR="006E400B" w:rsidRPr="005948C8" w:rsidTr="00F05FAF">
        <w:tc>
          <w:tcPr>
            <w:tcW w:w="1276" w:type="dxa"/>
            <w:vMerge/>
            <w:shd w:val="clear" w:color="auto" w:fill="548DD4"/>
            <w:vAlign w:val="center"/>
          </w:tcPr>
          <w:p w:rsidR="006E400B" w:rsidRPr="00431DA7" w:rsidRDefault="006E400B" w:rsidP="00F05FAF">
            <w:pPr>
              <w:jc w:val="center"/>
              <w:rPr>
                <w:rFonts w:ascii="宋体" w:hAnsi="宋体"/>
                <w:color w:val="FFFFFF"/>
                <w:kern w:val="0"/>
                <w:sz w:val="24"/>
              </w:rPr>
            </w:pPr>
          </w:p>
        </w:tc>
        <w:tc>
          <w:tcPr>
            <w:tcW w:w="2268" w:type="dxa"/>
          </w:tcPr>
          <w:p w:rsidR="006E400B" w:rsidRPr="00322779" w:rsidRDefault="006E400B" w:rsidP="00F05FAF">
            <w:pPr>
              <w:rPr>
                <w:rFonts w:ascii="宋体"/>
                <w:kern w:val="0"/>
                <w:szCs w:val="21"/>
              </w:rPr>
            </w:pPr>
            <w:r>
              <w:rPr>
                <w:rFonts w:ascii="宋体" w:hint="eastAsia"/>
                <w:kern w:val="0"/>
                <w:szCs w:val="21"/>
              </w:rPr>
              <w:t xml:space="preserve">name        </w:t>
            </w:r>
            <w:r w:rsidRPr="00806765">
              <w:rPr>
                <w:rFonts w:ascii="宋体" w:hint="eastAsia"/>
                <w:b/>
                <w:kern w:val="0"/>
                <w:szCs w:val="21"/>
              </w:rPr>
              <w:t>[输入］</w:t>
            </w:r>
          </w:p>
        </w:tc>
        <w:tc>
          <w:tcPr>
            <w:tcW w:w="4586" w:type="dxa"/>
            <w:gridSpan w:val="2"/>
          </w:tcPr>
          <w:p w:rsidR="006E400B" w:rsidRDefault="006E400B" w:rsidP="00F05FAF">
            <w:r>
              <w:rPr>
                <w:rFonts w:ascii="宋体" w:hint="eastAsia"/>
                <w:kern w:val="0"/>
                <w:szCs w:val="21"/>
              </w:rPr>
              <w:t>控件</w:t>
            </w:r>
            <w:r>
              <w:rPr>
                <w:rFonts w:ascii="宋体" w:hAnsi="宋体" w:hint="eastAsia"/>
              </w:rPr>
              <w:t>名称</w:t>
            </w:r>
          </w:p>
        </w:tc>
      </w:tr>
      <w:tr w:rsidR="006E400B" w:rsidRPr="005948C8" w:rsidTr="00F05FAF">
        <w:tc>
          <w:tcPr>
            <w:tcW w:w="1276" w:type="dxa"/>
            <w:vMerge/>
            <w:shd w:val="clear" w:color="auto" w:fill="548DD4"/>
            <w:vAlign w:val="center"/>
          </w:tcPr>
          <w:p w:rsidR="006E400B" w:rsidRPr="00431DA7" w:rsidRDefault="006E400B" w:rsidP="00F05FAF">
            <w:pPr>
              <w:jc w:val="center"/>
              <w:rPr>
                <w:rFonts w:ascii="宋体" w:hAnsi="宋体"/>
                <w:color w:val="FFFFFF"/>
                <w:kern w:val="0"/>
                <w:sz w:val="24"/>
              </w:rPr>
            </w:pPr>
          </w:p>
        </w:tc>
        <w:tc>
          <w:tcPr>
            <w:tcW w:w="2268" w:type="dxa"/>
          </w:tcPr>
          <w:p w:rsidR="006E400B" w:rsidRDefault="006E400B" w:rsidP="00F05FAF">
            <w:pPr>
              <w:rPr>
                <w:rFonts w:ascii="宋体"/>
                <w:kern w:val="0"/>
                <w:szCs w:val="21"/>
              </w:rPr>
            </w:pPr>
            <w:r>
              <w:rPr>
                <w:rFonts w:ascii="宋体" w:hint="eastAsia"/>
                <w:kern w:val="0"/>
                <w:szCs w:val="21"/>
              </w:rPr>
              <w:t xml:space="preserve">attr        </w:t>
            </w:r>
            <w:r w:rsidRPr="000B5218">
              <w:rPr>
                <w:rFonts w:ascii="宋体" w:hint="eastAsia"/>
                <w:b/>
                <w:kern w:val="0"/>
                <w:szCs w:val="21"/>
              </w:rPr>
              <w:t>[输入]</w:t>
            </w:r>
          </w:p>
        </w:tc>
        <w:tc>
          <w:tcPr>
            <w:tcW w:w="4586" w:type="dxa"/>
            <w:gridSpan w:val="2"/>
          </w:tcPr>
          <w:p w:rsidR="006E400B" w:rsidRDefault="006E400B" w:rsidP="00F05FAF">
            <w:pPr>
              <w:rPr>
                <w:rFonts w:ascii="宋体" w:hAnsi="宋体"/>
              </w:rPr>
            </w:pPr>
            <w:r>
              <w:rPr>
                <w:rFonts w:ascii="宋体" w:hint="eastAsia"/>
                <w:kern w:val="0"/>
                <w:szCs w:val="21"/>
              </w:rPr>
              <w:t>控件</w:t>
            </w:r>
            <w:r>
              <w:rPr>
                <w:rFonts w:ascii="宋体" w:hAnsi="宋体" w:hint="eastAsia"/>
              </w:rPr>
              <w:t>属性名称</w:t>
            </w:r>
          </w:p>
        </w:tc>
      </w:tr>
      <w:tr w:rsidR="006E400B" w:rsidRPr="00322779" w:rsidTr="00F05FAF">
        <w:tc>
          <w:tcPr>
            <w:tcW w:w="1276" w:type="dxa"/>
            <w:vMerge/>
            <w:shd w:val="clear" w:color="auto" w:fill="548DD4"/>
            <w:vAlign w:val="center"/>
          </w:tcPr>
          <w:p w:rsidR="006E400B" w:rsidRPr="00431DA7" w:rsidRDefault="006E400B" w:rsidP="00F05FAF">
            <w:pPr>
              <w:jc w:val="center"/>
              <w:rPr>
                <w:rFonts w:ascii="宋体"/>
                <w:color w:val="FFFFFF"/>
                <w:kern w:val="0"/>
                <w:sz w:val="24"/>
              </w:rPr>
            </w:pPr>
          </w:p>
        </w:tc>
        <w:tc>
          <w:tcPr>
            <w:tcW w:w="2268" w:type="dxa"/>
            <w:tcBorders>
              <w:bottom w:val="single" w:sz="6" w:space="0" w:color="auto"/>
            </w:tcBorders>
          </w:tcPr>
          <w:p w:rsidR="006E400B" w:rsidRPr="00322779" w:rsidRDefault="006E400B" w:rsidP="00F05FAF">
            <w:pPr>
              <w:rPr>
                <w:rFonts w:ascii="宋体"/>
                <w:kern w:val="0"/>
                <w:szCs w:val="21"/>
              </w:rPr>
            </w:pPr>
            <w:r>
              <w:rPr>
                <w:rFonts w:ascii="宋体"/>
                <w:kern w:val="0"/>
                <w:szCs w:val="21"/>
              </w:rPr>
              <w:t xml:space="preserve">value </w:t>
            </w:r>
            <w:r>
              <w:rPr>
                <w:rFonts w:ascii="宋体" w:hint="eastAsia"/>
                <w:kern w:val="0"/>
                <w:szCs w:val="21"/>
              </w:rPr>
              <w:t xml:space="preserve">      </w:t>
            </w:r>
            <w:r w:rsidRPr="00491A04">
              <w:rPr>
                <w:rFonts w:ascii="宋体"/>
                <w:b/>
                <w:kern w:val="0"/>
                <w:szCs w:val="21"/>
              </w:rPr>
              <w:t>[</w:t>
            </w:r>
            <w:r>
              <w:rPr>
                <w:rFonts w:ascii="宋体" w:hint="eastAsia"/>
                <w:b/>
                <w:kern w:val="0"/>
                <w:szCs w:val="21"/>
              </w:rPr>
              <w:t>输出</w:t>
            </w:r>
            <w:r w:rsidRPr="00491A04">
              <w:rPr>
                <w:rFonts w:ascii="宋体" w:hint="eastAsia"/>
                <w:b/>
                <w:kern w:val="0"/>
                <w:szCs w:val="21"/>
              </w:rPr>
              <w:t>]</w:t>
            </w:r>
          </w:p>
        </w:tc>
        <w:tc>
          <w:tcPr>
            <w:tcW w:w="4586" w:type="dxa"/>
            <w:gridSpan w:val="2"/>
            <w:tcBorders>
              <w:bottom w:val="single" w:sz="6" w:space="0" w:color="auto"/>
            </w:tcBorders>
          </w:tcPr>
          <w:p w:rsidR="006E400B" w:rsidRPr="00322779" w:rsidRDefault="006E400B" w:rsidP="00F05FAF">
            <w:pPr>
              <w:rPr>
                <w:rFonts w:ascii="宋体"/>
                <w:kern w:val="0"/>
                <w:szCs w:val="21"/>
              </w:rPr>
            </w:pPr>
            <w:r>
              <w:rPr>
                <w:rFonts w:ascii="宋体" w:hint="eastAsia"/>
                <w:kern w:val="0"/>
                <w:szCs w:val="21"/>
              </w:rPr>
              <w:t>控件</w:t>
            </w:r>
            <w:r>
              <w:rPr>
                <w:rFonts w:ascii="宋体" w:hAnsi="宋体" w:hint="eastAsia"/>
              </w:rPr>
              <w:t>属性的值</w:t>
            </w:r>
          </w:p>
        </w:tc>
      </w:tr>
      <w:tr w:rsidR="006E400B" w:rsidRPr="005948C8" w:rsidTr="00F05FAF">
        <w:trPr>
          <w:trHeight w:val="252"/>
        </w:trPr>
        <w:tc>
          <w:tcPr>
            <w:tcW w:w="1276" w:type="dxa"/>
            <w:vMerge w:val="restart"/>
            <w:shd w:val="clear" w:color="auto" w:fill="548DD4"/>
            <w:vAlign w:val="center"/>
          </w:tcPr>
          <w:p w:rsidR="006E400B" w:rsidRPr="00431DA7" w:rsidRDefault="006E400B" w:rsidP="00F05FAF">
            <w:pPr>
              <w:jc w:val="center"/>
              <w:rPr>
                <w:rFonts w:ascii="宋体"/>
                <w:color w:val="FFFFFF"/>
                <w:kern w:val="0"/>
                <w:sz w:val="24"/>
              </w:rPr>
            </w:pPr>
            <w:r w:rsidRPr="00431DA7">
              <w:rPr>
                <w:rFonts w:ascii="宋体" w:hAnsi="宋体" w:hint="eastAsia"/>
                <w:color w:val="FFFFFF"/>
                <w:kern w:val="0"/>
                <w:sz w:val="24"/>
              </w:rPr>
              <w:t>返回值</w:t>
            </w:r>
          </w:p>
        </w:tc>
        <w:tc>
          <w:tcPr>
            <w:tcW w:w="4252" w:type="dxa"/>
            <w:gridSpan w:val="2"/>
            <w:tcBorders>
              <w:top w:val="single" w:sz="6" w:space="0" w:color="auto"/>
              <w:bottom w:val="single" w:sz="6" w:space="0" w:color="auto"/>
              <w:right w:val="nil"/>
            </w:tcBorders>
            <w:shd w:val="clear" w:color="auto" w:fill="FFFFFF"/>
          </w:tcPr>
          <w:p w:rsidR="006E400B" w:rsidRPr="00306B27" w:rsidRDefault="00BA2773" w:rsidP="00F05FAF">
            <w:pPr>
              <w:jc w:val="left"/>
            </w:pPr>
            <w:r>
              <w:rPr>
                <w:rFonts w:hint="eastAsia"/>
              </w:rPr>
              <w:t>E</w:t>
            </w:r>
            <w:r w:rsidR="006E400B" w:rsidRPr="00306B27">
              <w:rPr>
                <w:rFonts w:hint="eastAsia"/>
              </w:rPr>
              <w:t>UI_RET_OK</w:t>
            </w:r>
          </w:p>
        </w:tc>
        <w:tc>
          <w:tcPr>
            <w:tcW w:w="2602" w:type="dxa"/>
            <w:tcBorders>
              <w:top w:val="single" w:sz="6" w:space="0" w:color="auto"/>
              <w:left w:val="nil"/>
              <w:bottom w:val="single" w:sz="6" w:space="0" w:color="auto"/>
              <w:right w:val="single" w:sz="6" w:space="0" w:color="auto"/>
            </w:tcBorders>
          </w:tcPr>
          <w:p w:rsidR="006E400B" w:rsidRPr="005948C8" w:rsidRDefault="006E400B" w:rsidP="006E400B">
            <w:r>
              <w:rPr>
                <w:rFonts w:ascii="宋体" w:hAnsi="宋体" w:hint="eastAsia"/>
              </w:rPr>
              <w:t>获取成功</w:t>
            </w:r>
          </w:p>
        </w:tc>
      </w:tr>
      <w:tr w:rsidR="00C65358" w:rsidRPr="005948C8" w:rsidTr="00F05FAF">
        <w:trPr>
          <w:trHeight w:val="252"/>
        </w:trPr>
        <w:tc>
          <w:tcPr>
            <w:tcW w:w="1276" w:type="dxa"/>
            <w:vMerge/>
            <w:shd w:val="clear" w:color="auto" w:fill="548DD4"/>
            <w:vAlign w:val="center"/>
          </w:tcPr>
          <w:p w:rsidR="00C65358" w:rsidRPr="00431DA7" w:rsidRDefault="00C65358" w:rsidP="00F05FAF">
            <w:pPr>
              <w:jc w:val="center"/>
              <w:rPr>
                <w:rFonts w:ascii="宋体" w:hAnsi="宋体"/>
                <w:color w:val="FFFFFF"/>
                <w:kern w:val="0"/>
                <w:sz w:val="24"/>
              </w:rPr>
            </w:pPr>
          </w:p>
        </w:tc>
        <w:tc>
          <w:tcPr>
            <w:tcW w:w="4252" w:type="dxa"/>
            <w:gridSpan w:val="2"/>
            <w:tcBorders>
              <w:top w:val="single" w:sz="6" w:space="0" w:color="auto"/>
              <w:bottom w:val="single" w:sz="6" w:space="0" w:color="auto"/>
              <w:right w:val="nil"/>
            </w:tcBorders>
            <w:shd w:val="clear" w:color="auto" w:fill="FFFFFF"/>
          </w:tcPr>
          <w:p w:rsidR="00C65358" w:rsidRPr="00E87100" w:rsidRDefault="00C65358" w:rsidP="0029096D">
            <w:pPr>
              <w:jc w:val="left"/>
            </w:pPr>
            <w:r>
              <w:rPr>
                <w:rFonts w:hint="eastAsia"/>
              </w:rPr>
              <w:t>&lt;0</w:t>
            </w:r>
          </w:p>
        </w:tc>
        <w:tc>
          <w:tcPr>
            <w:tcW w:w="2602" w:type="dxa"/>
            <w:tcBorders>
              <w:top w:val="single" w:sz="6" w:space="0" w:color="auto"/>
              <w:left w:val="nil"/>
              <w:bottom w:val="single" w:sz="6" w:space="0" w:color="auto"/>
              <w:right w:val="single" w:sz="6" w:space="0" w:color="auto"/>
            </w:tcBorders>
          </w:tcPr>
          <w:p w:rsidR="00C65358" w:rsidRDefault="00C65358" w:rsidP="0029096D">
            <w:r>
              <w:rPr>
                <w:rFonts w:hint="eastAsia"/>
              </w:rPr>
              <w:t>见返回值定义</w:t>
            </w:r>
          </w:p>
        </w:tc>
      </w:tr>
      <w:tr w:rsidR="006E400B" w:rsidRPr="003B7ED2" w:rsidTr="00F05FAF">
        <w:tc>
          <w:tcPr>
            <w:tcW w:w="1276" w:type="dxa"/>
            <w:shd w:val="clear" w:color="auto" w:fill="548DD4"/>
            <w:vAlign w:val="center"/>
          </w:tcPr>
          <w:p w:rsidR="006E400B" w:rsidRPr="00431DA7" w:rsidRDefault="006E400B" w:rsidP="00F05FAF">
            <w:pPr>
              <w:jc w:val="center"/>
              <w:rPr>
                <w:rFonts w:ascii="宋体"/>
                <w:color w:val="FFFFFF"/>
                <w:kern w:val="0"/>
                <w:sz w:val="24"/>
              </w:rPr>
            </w:pPr>
            <w:r>
              <w:rPr>
                <w:rFonts w:ascii="宋体" w:hint="eastAsia"/>
                <w:color w:val="FFFFFF"/>
                <w:kern w:val="0"/>
                <w:sz w:val="24"/>
              </w:rPr>
              <w:t>用　法</w:t>
            </w:r>
          </w:p>
        </w:tc>
        <w:tc>
          <w:tcPr>
            <w:tcW w:w="6854" w:type="dxa"/>
            <w:gridSpan w:val="3"/>
            <w:tcBorders>
              <w:top w:val="single" w:sz="6" w:space="0" w:color="auto"/>
            </w:tcBorders>
          </w:tcPr>
          <w:p w:rsidR="006E400B" w:rsidRDefault="006E400B" w:rsidP="00F05FAF">
            <w:r>
              <w:rPr>
                <w:rFonts w:hint="eastAsia"/>
              </w:rPr>
              <w:t>加载一个页面，并且获取当前页面上一个编辑框</w:t>
            </w:r>
            <w:r>
              <w:rPr>
                <w:rFonts w:hint="eastAsia"/>
              </w:rPr>
              <w:t>("amount")</w:t>
            </w:r>
            <w:r>
              <w:rPr>
                <w:rFonts w:hint="eastAsia"/>
              </w:rPr>
              <w:t>的最大可接受内容长度　　．．．</w:t>
            </w:r>
          </w:p>
          <w:p w:rsidR="006E400B" w:rsidRPr="00E6612D" w:rsidRDefault="006E400B" w:rsidP="00F05FAF">
            <w:r>
              <w:rPr>
                <w:rFonts w:hint="eastAsia"/>
              </w:rPr>
              <w:t xml:space="preserve">     </w:t>
            </w:r>
            <w:r w:rsidR="00A071BE">
              <w:rPr>
                <w:rFonts w:hint="eastAsia"/>
              </w:rPr>
              <w:t>EUI</w:t>
            </w:r>
            <w:r w:rsidRPr="00E6612D">
              <w:rPr>
                <w:rFonts w:hint="eastAsia"/>
              </w:rPr>
              <w:t>_Load(</w:t>
            </w:r>
            <w:r w:rsidR="00D75252">
              <w:rPr>
                <w:rFonts w:hint="eastAsia"/>
              </w:rPr>
              <w:t>0</w:t>
            </w:r>
            <w:r w:rsidRPr="00E6612D">
              <w:rPr>
                <w:rFonts w:hint="eastAsia"/>
              </w:rPr>
              <w:t xml:space="preserve">, </w:t>
            </w:r>
            <w:r>
              <w:rPr>
                <w:rFonts w:hint="eastAsia"/>
              </w:rPr>
              <w:t xml:space="preserve"> </w:t>
            </w:r>
            <w:r w:rsidRPr="00E6612D">
              <w:rPr>
                <w:rFonts w:hint="eastAsia"/>
              </w:rPr>
              <w:t>"payment.xml");</w:t>
            </w:r>
          </w:p>
          <w:p w:rsidR="006E400B" w:rsidRPr="00005116" w:rsidRDefault="006E400B" w:rsidP="00D75252">
            <w:pPr>
              <w:jc w:val="center"/>
              <w:rPr>
                <w:b/>
              </w:rPr>
            </w:pPr>
            <w:r>
              <w:rPr>
                <w:rFonts w:hint="eastAsia"/>
                <w:b/>
              </w:rPr>
              <w:t xml:space="preserve">     </w:t>
            </w:r>
            <w:r w:rsidR="00A071BE">
              <w:rPr>
                <w:rFonts w:hint="eastAsia"/>
                <w:b/>
              </w:rPr>
              <w:t>EUI</w:t>
            </w:r>
            <w:r w:rsidRPr="00005116">
              <w:rPr>
                <w:rFonts w:hint="eastAsia"/>
                <w:b/>
              </w:rPr>
              <w:t>_</w:t>
            </w:r>
            <w:r>
              <w:rPr>
                <w:rFonts w:hint="eastAsia"/>
                <w:b/>
              </w:rPr>
              <w:t>GetAttribute</w:t>
            </w:r>
            <w:r w:rsidRPr="00005116">
              <w:rPr>
                <w:rFonts w:hint="eastAsia"/>
                <w:b/>
              </w:rPr>
              <w:t>(</w:t>
            </w:r>
            <w:r w:rsidR="00D75252">
              <w:rPr>
                <w:rFonts w:hint="eastAsia"/>
              </w:rPr>
              <w:t>0</w:t>
            </w:r>
            <w:r w:rsidRPr="00005116">
              <w:rPr>
                <w:rFonts w:hint="eastAsia"/>
                <w:b/>
              </w:rPr>
              <w:t>, "amount", "</w:t>
            </w:r>
            <w:r>
              <w:rPr>
                <w:rFonts w:hint="eastAsia"/>
                <w:b/>
              </w:rPr>
              <w:t>maxLen</w:t>
            </w:r>
            <w:r w:rsidRPr="00005116">
              <w:rPr>
                <w:rFonts w:hint="eastAsia"/>
                <w:b/>
              </w:rPr>
              <w:t>"</w:t>
            </w:r>
            <w:r>
              <w:rPr>
                <w:rFonts w:hint="eastAsia"/>
                <w:b/>
              </w:rPr>
              <w:t>, szOut</w:t>
            </w:r>
            <w:r w:rsidRPr="00005116">
              <w:rPr>
                <w:rFonts w:hint="eastAsia"/>
                <w:b/>
              </w:rPr>
              <w:t>);</w:t>
            </w:r>
          </w:p>
        </w:tc>
      </w:tr>
      <w:tr w:rsidR="006E400B" w:rsidRPr="003B7ED2" w:rsidTr="00F05FAF">
        <w:tc>
          <w:tcPr>
            <w:tcW w:w="1276" w:type="dxa"/>
            <w:shd w:val="clear" w:color="auto" w:fill="548DD4"/>
            <w:vAlign w:val="center"/>
          </w:tcPr>
          <w:p w:rsidR="006E400B" w:rsidRPr="00431DA7" w:rsidRDefault="006E400B" w:rsidP="00F05FAF">
            <w:pPr>
              <w:jc w:val="center"/>
              <w:rPr>
                <w:rFonts w:ascii="宋体"/>
                <w:color w:val="FFFFFF"/>
                <w:kern w:val="0"/>
                <w:sz w:val="24"/>
              </w:rPr>
            </w:pPr>
            <w:r w:rsidRPr="00431DA7">
              <w:rPr>
                <w:rFonts w:ascii="宋体" w:hAnsi="宋体" w:hint="eastAsia"/>
                <w:color w:val="FFFFFF"/>
                <w:kern w:val="0"/>
                <w:sz w:val="24"/>
              </w:rPr>
              <w:t>补充说明</w:t>
            </w:r>
          </w:p>
        </w:tc>
        <w:tc>
          <w:tcPr>
            <w:tcW w:w="6854" w:type="dxa"/>
            <w:gridSpan w:val="3"/>
          </w:tcPr>
          <w:p w:rsidR="006E400B" w:rsidRDefault="006E400B" w:rsidP="00E71F97">
            <w:pPr>
              <w:numPr>
                <w:ilvl w:val="0"/>
                <w:numId w:val="6"/>
              </w:numPr>
              <w:rPr>
                <w:rFonts w:ascii="宋体" w:hAnsi="宋体"/>
              </w:rPr>
            </w:pPr>
            <w:r>
              <w:rPr>
                <w:rFonts w:ascii="宋体" w:hAnsi="宋体" w:hint="eastAsia"/>
              </w:rPr>
              <w:t>页面元素名称在页中必须唯一。</w:t>
            </w:r>
          </w:p>
          <w:p w:rsidR="009941F3" w:rsidRDefault="009941F3" w:rsidP="00E71F97">
            <w:pPr>
              <w:numPr>
                <w:ilvl w:val="0"/>
                <w:numId w:val="6"/>
              </w:numPr>
              <w:rPr>
                <w:rFonts w:ascii="宋体" w:hAnsi="宋体"/>
              </w:rPr>
            </w:pPr>
            <w:r>
              <w:rPr>
                <w:rFonts w:hint="eastAsia"/>
              </w:rPr>
              <w:t>如未加载页面直接调用该接口，将返回</w:t>
            </w:r>
            <w:r>
              <w:rPr>
                <w:rFonts w:hint="eastAsia"/>
              </w:rPr>
              <w:t>-9.</w:t>
            </w:r>
          </w:p>
          <w:p w:rsidR="009941F3" w:rsidRPr="006E400B" w:rsidRDefault="009941F3" w:rsidP="00F05FAF">
            <w:pPr>
              <w:rPr>
                <w:rFonts w:ascii="宋体" w:hAnsi="宋体"/>
              </w:rPr>
            </w:pPr>
          </w:p>
        </w:tc>
      </w:tr>
    </w:tbl>
    <w:p w:rsidR="006E400B" w:rsidRDefault="006E400B" w:rsidP="006E400B">
      <w:pPr>
        <w:jc w:val="left"/>
      </w:pPr>
    </w:p>
    <w:p w:rsidR="006E400B" w:rsidRDefault="006E400B" w:rsidP="00E07821">
      <w:pPr>
        <w:jc w:val="left"/>
      </w:pPr>
    </w:p>
    <w:p w:rsidR="00886C14" w:rsidRPr="00D91380" w:rsidRDefault="000B2EFA" w:rsidP="00886C14">
      <w:pPr>
        <w:pStyle w:val="2"/>
        <w:widowControl/>
        <w:numPr>
          <w:ilvl w:val="0"/>
          <w:numId w:val="0"/>
        </w:numPr>
        <w:spacing w:before="400" w:after="400" w:line="240" w:lineRule="auto"/>
        <w:ind w:left="142"/>
        <w:jc w:val="left"/>
        <w:rPr>
          <w:rFonts w:eastAsia="宋体" w:cs="黑体"/>
          <w:b w:val="0"/>
          <w:color w:val="4F81BD"/>
          <w:kern w:val="0"/>
          <w:szCs w:val="26"/>
        </w:rPr>
      </w:pPr>
      <w:bookmarkStart w:id="38" w:name="_Toc449080459"/>
      <w:r>
        <w:rPr>
          <w:rFonts w:eastAsia="宋体" w:cs="黑体" w:hint="eastAsia"/>
          <w:b w:val="0"/>
          <w:color w:val="4F81BD"/>
          <w:kern w:val="0"/>
          <w:szCs w:val="26"/>
        </w:rPr>
        <w:t>5.5</w:t>
      </w:r>
      <w:r w:rsidR="00657CB4" w:rsidRPr="00657CB4">
        <w:rPr>
          <w:rFonts w:eastAsia="宋体" w:cs="黑体" w:hint="eastAsia"/>
          <w:b w:val="0"/>
          <w:color w:val="4F81BD"/>
          <w:kern w:val="0"/>
          <w:szCs w:val="26"/>
        </w:rPr>
        <w:t>获取当前页的某个行为</w:t>
      </w:r>
      <w:bookmarkEnd w:id="38"/>
    </w:p>
    <w:p w:rsidR="00886C14" w:rsidRDefault="00886C14" w:rsidP="00886C14">
      <w:pPr>
        <w:jc w:val="left"/>
      </w:pPr>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268"/>
        <w:gridCol w:w="1984"/>
        <w:gridCol w:w="2602"/>
      </w:tblGrid>
      <w:tr w:rsidR="00886C14" w:rsidRPr="00322779" w:rsidTr="001F7924">
        <w:tc>
          <w:tcPr>
            <w:tcW w:w="1276" w:type="dxa"/>
            <w:shd w:val="clear" w:color="auto" w:fill="548DD4"/>
            <w:vAlign w:val="center"/>
          </w:tcPr>
          <w:p w:rsidR="00886C14" w:rsidRPr="00431DA7" w:rsidRDefault="00886C14" w:rsidP="001F7924">
            <w:pPr>
              <w:jc w:val="center"/>
              <w:rPr>
                <w:rFonts w:ascii="宋体"/>
                <w:color w:val="FFFFFF"/>
                <w:kern w:val="0"/>
                <w:sz w:val="24"/>
              </w:rPr>
            </w:pPr>
            <w:r w:rsidRPr="00431DA7">
              <w:rPr>
                <w:rFonts w:ascii="宋体" w:hAnsi="宋体" w:hint="eastAsia"/>
                <w:color w:val="FFFFFF"/>
                <w:kern w:val="0"/>
                <w:sz w:val="24"/>
              </w:rPr>
              <w:t>函数原型</w:t>
            </w:r>
          </w:p>
        </w:tc>
        <w:tc>
          <w:tcPr>
            <w:tcW w:w="6854" w:type="dxa"/>
            <w:gridSpan w:val="3"/>
          </w:tcPr>
          <w:p w:rsidR="00886C14" w:rsidRPr="00886C14" w:rsidRDefault="00886C14" w:rsidP="00886C14">
            <w:pPr>
              <w:autoSpaceDE w:val="0"/>
              <w:autoSpaceDN w:val="0"/>
              <w:adjustRightInd w:val="0"/>
              <w:jc w:val="left"/>
              <w:rPr>
                <w:b/>
                <w:color w:val="7030A0"/>
                <w:sz w:val="28"/>
                <w:szCs w:val="28"/>
              </w:rPr>
            </w:pPr>
            <w:r w:rsidRPr="00F13D5C">
              <w:rPr>
                <w:b/>
                <w:color w:val="7030A0"/>
                <w:sz w:val="28"/>
                <w:szCs w:val="28"/>
              </w:rPr>
              <w:t xml:space="preserve">int </w:t>
            </w:r>
            <w:r>
              <w:rPr>
                <w:b/>
                <w:color w:val="7030A0"/>
                <w:sz w:val="28"/>
                <w:szCs w:val="28"/>
              </w:rPr>
              <w:t>EUI</w:t>
            </w:r>
            <w:r w:rsidRPr="00F13D5C">
              <w:rPr>
                <w:b/>
                <w:color w:val="7030A0"/>
                <w:sz w:val="28"/>
                <w:szCs w:val="28"/>
              </w:rPr>
              <w:t>_</w:t>
            </w:r>
            <w:r w:rsidRPr="00886C14">
              <w:rPr>
                <w:b/>
                <w:color w:val="7030A0"/>
                <w:sz w:val="28"/>
                <w:szCs w:val="28"/>
              </w:rPr>
              <w:t>RequestAction(uint channel, char *name, char *action, char *value)</w:t>
            </w:r>
          </w:p>
        </w:tc>
      </w:tr>
      <w:tr w:rsidR="00886C14" w:rsidRPr="00322779" w:rsidTr="001F7924">
        <w:trPr>
          <w:trHeight w:val="435"/>
        </w:trPr>
        <w:tc>
          <w:tcPr>
            <w:tcW w:w="1276" w:type="dxa"/>
            <w:shd w:val="clear" w:color="auto" w:fill="548DD4"/>
            <w:vAlign w:val="center"/>
          </w:tcPr>
          <w:p w:rsidR="00886C14" w:rsidRPr="00431DA7" w:rsidRDefault="00886C14" w:rsidP="001F7924">
            <w:pPr>
              <w:jc w:val="center"/>
              <w:rPr>
                <w:rFonts w:ascii="宋体"/>
                <w:color w:val="FFFFFF"/>
                <w:kern w:val="0"/>
                <w:sz w:val="24"/>
              </w:rPr>
            </w:pPr>
            <w:r w:rsidRPr="00431DA7">
              <w:rPr>
                <w:rFonts w:ascii="宋体" w:hAnsi="宋体" w:hint="eastAsia"/>
                <w:color w:val="FFFFFF"/>
                <w:kern w:val="0"/>
                <w:sz w:val="24"/>
              </w:rPr>
              <w:t>函数功能</w:t>
            </w:r>
          </w:p>
        </w:tc>
        <w:tc>
          <w:tcPr>
            <w:tcW w:w="6854" w:type="dxa"/>
            <w:gridSpan w:val="3"/>
          </w:tcPr>
          <w:p w:rsidR="00886C14" w:rsidRPr="00322779" w:rsidRDefault="001F7924" w:rsidP="001F7924">
            <w:pPr>
              <w:rPr>
                <w:rFonts w:ascii="宋体"/>
                <w:kern w:val="0"/>
                <w:szCs w:val="21"/>
              </w:rPr>
            </w:pPr>
            <w:r>
              <w:rPr>
                <w:rFonts w:ascii="宋体" w:hint="eastAsia"/>
                <w:kern w:val="0"/>
                <w:szCs w:val="21"/>
              </w:rPr>
              <w:t>获取当前页的某个行为</w:t>
            </w:r>
          </w:p>
        </w:tc>
      </w:tr>
      <w:tr w:rsidR="00886C14" w:rsidRPr="005948C8" w:rsidTr="001F7924">
        <w:tc>
          <w:tcPr>
            <w:tcW w:w="1276" w:type="dxa"/>
            <w:vMerge w:val="restart"/>
            <w:shd w:val="clear" w:color="auto" w:fill="548DD4"/>
            <w:vAlign w:val="center"/>
          </w:tcPr>
          <w:p w:rsidR="00886C14" w:rsidRPr="00431DA7" w:rsidRDefault="00886C14" w:rsidP="001F7924">
            <w:pPr>
              <w:jc w:val="center"/>
              <w:rPr>
                <w:rFonts w:ascii="宋体" w:hAnsi="宋体"/>
                <w:color w:val="FFFFFF"/>
                <w:kern w:val="0"/>
                <w:sz w:val="24"/>
              </w:rPr>
            </w:pPr>
            <w:r>
              <w:rPr>
                <w:rFonts w:ascii="宋体" w:hAnsi="宋体" w:hint="eastAsia"/>
                <w:color w:val="FFFFFF"/>
                <w:kern w:val="0"/>
                <w:sz w:val="24"/>
              </w:rPr>
              <w:t>参数说明</w:t>
            </w:r>
          </w:p>
        </w:tc>
        <w:tc>
          <w:tcPr>
            <w:tcW w:w="2268" w:type="dxa"/>
          </w:tcPr>
          <w:p w:rsidR="00886C14" w:rsidRDefault="00886C14" w:rsidP="001F7924">
            <w:pPr>
              <w:rPr>
                <w:rFonts w:ascii="宋体"/>
                <w:kern w:val="0"/>
                <w:szCs w:val="21"/>
              </w:rPr>
            </w:pPr>
            <w:r>
              <w:rPr>
                <w:rFonts w:ascii="宋体" w:hint="eastAsia"/>
                <w:kern w:val="0"/>
                <w:szCs w:val="21"/>
              </w:rPr>
              <w:t xml:space="preserve">channel     </w:t>
            </w:r>
            <w:r w:rsidRPr="00806765">
              <w:rPr>
                <w:rFonts w:ascii="宋体" w:hint="eastAsia"/>
                <w:b/>
                <w:kern w:val="0"/>
                <w:szCs w:val="21"/>
              </w:rPr>
              <w:t>[输入］</w:t>
            </w:r>
          </w:p>
        </w:tc>
        <w:tc>
          <w:tcPr>
            <w:tcW w:w="4586" w:type="dxa"/>
            <w:gridSpan w:val="2"/>
          </w:tcPr>
          <w:p w:rsidR="00886C14" w:rsidRDefault="00F11339" w:rsidP="001F7924">
            <w:pPr>
              <w:rPr>
                <w:rFonts w:ascii="宋体" w:hAnsi="宋体"/>
              </w:rPr>
            </w:pPr>
            <w:r>
              <w:rPr>
                <w:rFonts w:hint="eastAsia"/>
              </w:rPr>
              <w:t>默认为</w:t>
            </w:r>
            <w:r>
              <w:rPr>
                <w:rFonts w:hint="eastAsia"/>
              </w:rPr>
              <w:t>0</w:t>
            </w:r>
            <w:r>
              <w:rPr>
                <w:rFonts w:hint="eastAsia"/>
              </w:rPr>
              <w:t>，该参数为扩展参数</w:t>
            </w:r>
          </w:p>
        </w:tc>
      </w:tr>
      <w:tr w:rsidR="00886C14" w:rsidRPr="005948C8" w:rsidTr="001F7924">
        <w:tc>
          <w:tcPr>
            <w:tcW w:w="1276" w:type="dxa"/>
            <w:vMerge/>
            <w:shd w:val="clear" w:color="auto" w:fill="548DD4"/>
            <w:vAlign w:val="center"/>
          </w:tcPr>
          <w:p w:rsidR="00886C14" w:rsidRPr="00431DA7" w:rsidRDefault="00886C14" w:rsidP="001F7924">
            <w:pPr>
              <w:jc w:val="center"/>
              <w:rPr>
                <w:rFonts w:ascii="宋体" w:hAnsi="宋体"/>
                <w:color w:val="FFFFFF"/>
                <w:kern w:val="0"/>
                <w:sz w:val="24"/>
              </w:rPr>
            </w:pPr>
          </w:p>
        </w:tc>
        <w:tc>
          <w:tcPr>
            <w:tcW w:w="2268" w:type="dxa"/>
          </w:tcPr>
          <w:p w:rsidR="00886C14" w:rsidRPr="00322779" w:rsidRDefault="00886C14" w:rsidP="001F7924">
            <w:pPr>
              <w:rPr>
                <w:rFonts w:ascii="宋体"/>
                <w:kern w:val="0"/>
                <w:szCs w:val="21"/>
              </w:rPr>
            </w:pPr>
            <w:r>
              <w:rPr>
                <w:rFonts w:ascii="宋体" w:hint="eastAsia"/>
                <w:kern w:val="0"/>
                <w:szCs w:val="21"/>
              </w:rPr>
              <w:t xml:space="preserve">name        </w:t>
            </w:r>
            <w:r w:rsidRPr="00806765">
              <w:rPr>
                <w:rFonts w:ascii="宋体" w:hint="eastAsia"/>
                <w:b/>
                <w:kern w:val="0"/>
                <w:szCs w:val="21"/>
              </w:rPr>
              <w:t>[输入］</w:t>
            </w:r>
          </w:p>
        </w:tc>
        <w:tc>
          <w:tcPr>
            <w:tcW w:w="4586" w:type="dxa"/>
            <w:gridSpan w:val="2"/>
          </w:tcPr>
          <w:p w:rsidR="00886C14" w:rsidRDefault="00886C14" w:rsidP="001F7924">
            <w:pPr>
              <w:rPr>
                <w:rFonts w:ascii="宋体" w:hAnsi="宋体"/>
              </w:rPr>
            </w:pPr>
            <w:r>
              <w:rPr>
                <w:rFonts w:ascii="宋体" w:hint="eastAsia"/>
                <w:kern w:val="0"/>
                <w:szCs w:val="21"/>
              </w:rPr>
              <w:t>控件</w:t>
            </w:r>
            <w:r>
              <w:rPr>
                <w:rFonts w:ascii="宋体" w:hAnsi="宋体" w:hint="eastAsia"/>
              </w:rPr>
              <w:t>名称</w:t>
            </w:r>
          </w:p>
          <w:p w:rsidR="001F7924" w:rsidRDefault="001F7924" w:rsidP="001F7924">
            <w:r>
              <w:rPr>
                <w:rFonts w:ascii="宋体" w:hAnsi="宋体" w:hint="eastAsia"/>
              </w:rPr>
              <w:t>目前只支持签名板控件</w:t>
            </w:r>
          </w:p>
        </w:tc>
      </w:tr>
      <w:tr w:rsidR="00886C14" w:rsidRPr="005948C8" w:rsidTr="001F7924">
        <w:tc>
          <w:tcPr>
            <w:tcW w:w="1276" w:type="dxa"/>
            <w:vMerge/>
            <w:shd w:val="clear" w:color="auto" w:fill="548DD4"/>
            <w:vAlign w:val="center"/>
          </w:tcPr>
          <w:p w:rsidR="00886C14" w:rsidRPr="00431DA7" w:rsidRDefault="00886C14" w:rsidP="001F7924">
            <w:pPr>
              <w:jc w:val="center"/>
              <w:rPr>
                <w:rFonts w:ascii="宋体" w:hAnsi="宋体"/>
                <w:color w:val="FFFFFF"/>
                <w:kern w:val="0"/>
                <w:sz w:val="24"/>
              </w:rPr>
            </w:pPr>
          </w:p>
        </w:tc>
        <w:tc>
          <w:tcPr>
            <w:tcW w:w="2268" w:type="dxa"/>
          </w:tcPr>
          <w:p w:rsidR="00886C14" w:rsidRDefault="00886C14" w:rsidP="001F7924">
            <w:pPr>
              <w:rPr>
                <w:rFonts w:ascii="宋体"/>
                <w:kern w:val="0"/>
                <w:szCs w:val="21"/>
              </w:rPr>
            </w:pPr>
            <w:r w:rsidRPr="001F7924">
              <w:rPr>
                <w:rFonts w:ascii="宋体"/>
                <w:kern w:val="0"/>
                <w:szCs w:val="21"/>
              </w:rPr>
              <w:t>action</w:t>
            </w:r>
            <w:r>
              <w:rPr>
                <w:rFonts w:ascii="宋体" w:hint="eastAsia"/>
                <w:kern w:val="0"/>
                <w:szCs w:val="21"/>
              </w:rPr>
              <w:t xml:space="preserve">     </w:t>
            </w:r>
            <w:r w:rsidRPr="000B5218">
              <w:rPr>
                <w:rFonts w:ascii="宋体" w:hint="eastAsia"/>
                <w:b/>
                <w:kern w:val="0"/>
                <w:szCs w:val="21"/>
              </w:rPr>
              <w:t>[输入]</w:t>
            </w:r>
          </w:p>
        </w:tc>
        <w:tc>
          <w:tcPr>
            <w:tcW w:w="4586" w:type="dxa"/>
            <w:gridSpan w:val="2"/>
          </w:tcPr>
          <w:p w:rsidR="00886C14" w:rsidRDefault="00886C14" w:rsidP="001F7924">
            <w:pPr>
              <w:rPr>
                <w:rFonts w:ascii="宋体"/>
                <w:kern w:val="0"/>
                <w:szCs w:val="21"/>
              </w:rPr>
            </w:pPr>
            <w:r>
              <w:rPr>
                <w:rFonts w:ascii="宋体" w:hint="eastAsia"/>
                <w:kern w:val="0"/>
                <w:szCs w:val="21"/>
              </w:rPr>
              <w:t>控件行为</w:t>
            </w:r>
          </w:p>
          <w:p w:rsidR="001F7924" w:rsidRDefault="001F7924" w:rsidP="001F7924">
            <w:pPr>
              <w:rPr>
                <w:rFonts w:ascii="宋体"/>
                <w:kern w:val="0"/>
                <w:szCs w:val="21"/>
              </w:rPr>
            </w:pPr>
            <w:r>
              <w:rPr>
                <w:rFonts w:ascii="宋体" w:hint="eastAsia"/>
                <w:kern w:val="0"/>
                <w:szCs w:val="21"/>
              </w:rPr>
              <w:t>目前支持的属性有</w:t>
            </w:r>
          </w:p>
          <w:p w:rsidR="001F7924" w:rsidRDefault="001F7924" w:rsidP="001F7924">
            <w:pPr>
              <w:autoSpaceDE w:val="0"/>
              <w:autoSpaceDN w:val="0"/>
              <w:adjustRightInd w:val="0"/>
              <w:jc w:val="left"/>
              <w:rPr>
                <w:rFonts w:ascii="NSimSun" w:hAnsi="NSimSun" w:cs="NSimSun"/>
                <w:color w:val="A31515"/>
                <w:kern w:val="0"/>
                <w:sz w:val="19"/>
                <w:szCs w:val="19"/>
              </w:rPr>
            </w:pPr>
            <w:r>
              <w:rPr>
                <w:rFonts w:ascii="宋体" w:hint="eastAsia"/>
                <w:kern w:val="0"/>
                <w:szCs w:val="21"/>
              </w:rPr>
              <w:t>签名板的：</w:t>
            </w:r>
            <w:r>
              <w:rPr>
                <w:rFonts w:ascii="NSimSun" w:hAnsi="NSimSun" w:cs="NSimSun"/>
                <w:color w:val="A31515"/>
                <w:kern w:val="0"/>
                <w:sz w:val="19"/>
                <w:szCs w:val="19"/>
              </w:rPr>
              <w:t>SnapScreen</w:t>
            </w:r>
            <w:r w:rsidR="004C5FD6">
              <w:rPr>
                <w:rFonts w:ascii="NSimSun" w:hAnsi="NSimSun" w:cs="NSimSun" w:hint="eastAsia"/>
                <w:color w:val="A31515"/>
                <w:kern w:val="0"/>
                <w:sz w:val="19"/>
                <w:szCs w:val="19"/>
              </w:rPr>
              <w:t>(value</w:t>
            </w:r>
            <w:r w:rsidR="004C5FD6">
              <w:rPr>
                <w:rFonts w:ascii="NSimSun" w:hAnsi="NSimSun" w:cs="NSimSun" w:hint="eastAsia"/>
                <w:color w:val="A31515"/>
                <w:kern w:val="0"/>
                <w:sz w:val="19"/>
                <w:szCs w:val="19"/>
              </w:rPr>
              <w:t>为</w:t>
            </w:r>
            <w:r w:rsidR="004C5FD6">
              <w:rPr>
                <w:rFonts w:ascii="NSimSun" w:hAnsi="NSimSun" w:cs="NSimSun" w:hint="eastAsia"/>
                <w:color w:val="A31515"/>
                <w:kern w:val="0"/>
                <w:sz w:val="19"/>
                <w:szCs w:val="19"/>
              </w:rPr>
              <w:t>true</w:t>
            </w:r>
            <w:r w:rsidR="004C5FD6">
              <w:rPr>
                <w:rFonts w:ascii="NSimSun" w:hAnsi="NSimSun" w:cs="NSimSun" w:hint="eastAsia"/>
                <w:color w:val="A31515"/>
                <w:kern w:val="0"/>
                <w:sz w:val="19"/>
                <w:szCs w:val="19"/>
              </w:rPr>
              <w:t>时，截取当前屏幕</w:t>
            </w:r>
            <w:r w:rsidR="000274CF">
              <w:rPr>
                <w:rFonts w:ascii="NSimSun" w:hAnsi="NSimSun" w:cs="NSimSun" w:hint="eastAsia"/>
                <w:color w:val="A31515"/>
                <w:kern w:val="0"/>
                <w:sz w:val="19"/>
                <w:szCs w:val="19"/>
              </w:rPr>
              <w:t>所有</w:t>
            </w:r>
            <w:r w:rsidR="004C5FD6">
              <w:rPr>
                <w:rFonts w:ascii="NSimSun" w:hAnsi="NSimSun" w:cs="NSimSun" w:hint="eastAsia"/>
                <w:color w:val="A31515"/>
                <w:kern w:val="0"/>
                <w:sz w:val="19"/>
                <w:szCs w:val="19"/>
              </w:rPr>
              <w:t>内容</w:t>
            </w:r>
            <w:r w:rsidR="004C5FD6">
              <w:rPr>
                <w:rFonts w:ascii="NSimSun" w:hAnsi="NSimSun" w:cs="NSimSun" w:hint="eastAsia"/>
                <w:color w:val="A31515"/>
                <w:kern w:val="0"/>
                <w:sz w:val="19"/>
                <w:szCs w:val="19"/>
              </w:rPr>
              <w:t>)</w:t>
            </w:r>
          </w:p>
          <w:p w:rsidR="004D2402" w:rsidRPr="004C5FD6" w:rsidRDefault="004D2402" w:rsidP="004C5FD6">
            <w:pPr>
              <w:autoSpaceDE w:val="0"/>
              <w:autoSpaceDN w:val="0"/>
              <w:adjustRightInd w:val="0"/>
              <w:jc w:val="left"/>
              <w:rPr>
                <w:rFonts w:ascii="NSimSun" w:hAnsi="NSimSun" w:cs="NSimSun"/>
                <w:color w:val="A31515"/>
                <w:kern w:val="0"/>
                <w:sz w:val="19"/>
                <w:szCs w:val="19"/>
              </w:rPr>
            </w:pPr>
            <w:r>
              <w:rPr>
                <w:rFonts w:ascii="NSimSun" w:hAnsi="NSimSun" w:cs="NSimSun"/>
                <w:color w:val="A31515"/>
                <w:kern w:val="0"/>
                <w:sz w:val="19"/>
                <w:szCs w:val="19"/>
              </w:rPr>
              <w:t>ClearSign</w:t>
            </w:r>
            <w:r w:rsidR="004C5FD6">
              <w:rPr>
                <w:rFonts w:ascii="NSimSun" w:hAnsi="NSimSun" w:cs="NSimSun" w:hint="eastAsia"/>
                <w:color w:val="A31515"/>
                <w:kern w:val="0"/>
                <w:sz w:val="19"/>
                <w:szCs w:val="19"/>
              </w:rPr>
              <w:t>(value</w:t>
            </w:r>
            <w:r w:rsidR="004C5FD6">
              <w:rPr>
                <w:rFonts w:ascii="NSimSun" w:hAnsi="NSimSun" w:cs="NSimSun" w:hint="eastAsia"/>
                <w:color w:val="A31515"/>
                <w:kern w:val="0"/>
                <w:sz w:val="19"/>
                <w:szCs w:val="19"/>
              </w:rPr>
              <w:t>为</w:t>
            </w:r>
            <w:r w:rsidR="004C5FD6">
              <w:rPr>
                <w:rFonts w:ascii="NSimSun" w:hAnsi="NSimSun" w:cs="NSimSun" w:hint="eastAsia"/>
                <w:color w:val="A31515"/>
                <w:kern w:val="0"/>
                <w:sz w:val="19"/>
                <w:szCs w:val="19"/>
              </w:rPr>
              <w:t>true</w:t>
            </w:r>
            <w:r w:rsidR="004C5FD6">
              <w:rPr>
                <w:rFonts w:ascii="NSimSun" w:hAnsi="NSimSun" w:cs="NSimSun" w:hint="eastAsia"/>
                <w:color w:val="A31515"/>
                <w:kern w:val="0"/>
                <w:sz w:val="19"/>
                <w:szCs w:val="19"/>
              </w:rPr>
              <w:t>时，清空当前签名板的签名轨迹</w:t>
            </w:r>
            <w:r w:rsidR="004C5FD6">
              <w:rPr>
                <w:rFonts w:ascii="NSimSun" w:hAnsi="NSimSun" w:cs="NSimSun" w:hint="eastAsia"/>
                <w:color w:val="A31515"/>
                <w:kern w:val="0"/>
                <w:sz w:val="19"/>
                <w:szCs w:val="19"/>
              </w:rPr>
              <w:t>)</w:t>
            </w:r>
          </w:p>
        </w:tc>
      </w:tr>
      <w:tr w:rsidR="00886C14" w:rsidRPr="00322779" w:rsidTr="001F7924">
        <w:tc>
          <w:tcPr>
            <w:tcW w:w="1276" w:type="dxa"/>
            <w:vMerge/>
            <w:shd w:val="clear" w:color="auto" w:fill="548DD4"/>
            <w:vAlign w:val="center"/>
          </w:tcPr>
          <w:p w:rsidR="00886C14" w:rsidRPr="00431DA7" w:rsidRDefault="00886C14" w:rsidP="001F7924">
            <w:pPr>
              <w:jc w:val="center"/>
              <w:rPr>
                <w:rFonts w:ascii="宋体"/>
                <w:color w:val="FFFFFF"/>
                <w:kern w:val="0"/>
                <w:sz w:val="24"/>
              </w:rPr>
            </w:pPr>
          </w:p>
        </w:tc>
        <w:tc>
          <w:tcPr>
            <w:tcW w:w="2268" w:type="dxa"/>
            <w:tcBorders>
              <w:bottom w:val="single" w:sz="6" w:space="0" w:color="auto"/>
            </w:tcBorders>
          </w:tcPr>
          <w:p w:rsidR="00886C14" w:rsidRPr="00322779" w:rsidRDefault="00886C14" w:rsidP="001F7924">
            <w:pPr>
              <w:rPr>
                <w:rFonts w:ascii="宋体"/>
                <w:kern w:val="0"/>
                <w:szCs w:val="21"/>
              </w:rPr>
            </w:pPr>
            <w:r>
              <w:rPr>
                <w:rFonts w:ascii="宋体"/>
                <w:kern w:val="0"/>
                <w:szCs w:val="21"/>
              </w:rPr>
              <w:t xml:space="preserve">value </w:t>
            </w:r>
            <w:r>
              <w:rPr>
                <w:rFonts w:ascii="宋体" w:hint="eastAsia"/>
                <w:kern w:val="0"/>
                <w:szCs w:val="21"/>
              </w:rPr>
              <w:t xml:space="preserve">      </w:t>
            </w:r>
            <w:r w:rsidRPr="00491A04">
              <w:rPr>
                <w:rFonts w:ascii="宋体"/>
                <w:b/>
                <w:kern w:val="0"/>
                <w:szCs w:val="21"/>
              </w:rPr>
              <w:t>[</w:t>
            </w:r>
            <w:r w:rsidR="00FE77DC">
              <w:rPr>
                <w:rFonts w:ascii="宋体" w:hint="eastAsia"/>
                <w:b/>
                <w:kern w:val="0"/>
                <w:szCs w:val="21"/>
              </w:rPr>
              <w:t>输入</w:t>
            </w:r>
            <w:r w:rsidRPr="00491A04">
              <w:rPr>
                <w:rFonts w:ascii="宋体" w:hint="eastAsia"/>
                <w:b/>
                <w:kern w:val="0"/>
                <w:szCs w:val="21"/>
              </w:rPr>
              <w:t>]</w:t>
            </w:r>
          </w:p>
        </w:tc>
        <w:tc>
          <w:tcPr>
            <w:tcW w:w="4586" w:type="dxa"/>
            <w:gridSpan w:val="2"/>
            <w:tcBorders>
              <w:bottom w:val="single" w:sz="6" w:space="0" w:color="auto"/>
            </w:tcBorders>
          </w:tcPr>
          <w:p w:rsidR="001F7924" w:rsidRPr="001F7924" w:rsidRDefault="00886C14" w:rsidP="001F7924">
            <w:pPr>
              <w:rPr>
                <w:rFonts w:ascii="宋体" w:hAnsi="宋体"/>
              </w:rPr>
            </w:pPr>
            <w:r>
              <w:rPr>
                <w:rFonts w:ascii="宋体" w:hint="eastAsia"/>
                <w:kern w:val="0"/>
                <w:szCs w:val="21"/>
              </w:rPr>
              <w:t>控件</w:t>
            </w:r>
            <w:r>
              <w:rPr>
                <w:rFonts w:ascii="宋体" w:hAnsi="宋体" w:hint="eastAsia"/>
              </w:rPr>
              <w:t>属性的值</w:t>
            </w:r>
          </w:p>
        </w:tc>
      </w:tr>
      <w:tr w:rsidR="00886C14" w:rsidRPr="005948C8" w:rsidTr="001F7924">
        <w:trPr>
          <w:trHeight w:val="252"/>
        </w:trPr>
        <w:tc>
          <w:tcPr>
            <w:tcW w:w="1276" w:type="dxa"/>
            <w:vMerge w:val="restart"/>
            <w:shd w:val="clear" w:color="auto" w:fill="548DD4"/>
            <w:vAlign w:val="center"/>
          </w:tcPr>
          <w:p w:rsidR="00886C14" w:rsidRPr="00431DA7" w:rsidRDefault="00886C14" w:rsidP="001F7924">
            <w:pPr>
              <w:jc w:val="center"/>
              <w:rPr>
                <w:rFonts w:ascii="宋体"/>
                <w:color w:val="FFFFFF"/>
                <w:kern w:val="0"/>
                <w:sz w:val="24"/>
              </w:rPr>
            </w:pPr>
            <w:r w:rsidRPr="00431DA7">
              <w:rPr>
                <w:rFonts w:ascii="宋体" w:hAnsi="宋体" w:hint="eastAsia"/>
                <w:color w:val="FFFFFF"/>
                <w:kern w:val="0"/>
                <w:sz w:val="24"/>
              </w:rPr>
              <w:t>返回值</w:t>
            </w:r>
          </w:p>
        </w:tc>
        <w:tc>
          <w:tcPr>
            <w:tcW w:w="4252" w:type="dxa"/>
            <w:gridSpan w:val="2"/>
            <w:tcBorders>
              <w:top w:val="single" w:sz="6" w:space="0" w:color="auto"/>
              <w:bottom w:val="single" w:sz="6" w:space="0" w:color="auto"/>
              <w:right w:val="nil"/>
            </w:tcBorders>
            <w:shd w:val="clear" w:color="auto" w:fill="FFFFFF"/>
          </w:tcPr>
          <w:p w:rsidR="00886C14" w:rsidRPr="00306B27" w:rsidRDefault="00BA2773" w:rsidP="001F7924">
            <w:pPr>
              <w:jc w:val="left"/>
            </w:pPr>
            <w:r>
              <w:rPr>
                <w:rFonts w:hint="eastAsia"/>
              </w:rPr>
              <w:t>E</w:t>
            </w:r>
            <w:r w:rsidR="00886C14" w:rsidRPr="00306B27">
              <w:rPr>
                <w:rFonts w:hint="eastAsia"/>
              </w:rPr>
              <w:t>UI_RET_OK</w:t>
            </w:r>
          </w:p>
        </w:tc>
        <w:tc>
          <w:tcPr>
            <w:tcW w:w="2602" w:type="dxa"/>
            <w:tcBorders>
              <w:top w:val="single" w:sz="6" w:space="0" w:color="auto"/>
              <w:left w:val="nil"/>
              <w:bottom w:val="single" w:sz="6" w:space="0" w:color="auto"/>
              <w:right w:val="single" w:sz="6" w:space="0" w:color="auto"/>
            </w:tcBorders>
          </w:tcPr>
          <w:p w:rsidR="00886C14" w:rsidRPr="005948C8" w:rsidRDefault="00886C14" w:rsidP="001F7924">
            <w:r>
              <w:rPr>
                <w:rFonts w:ascii="宋体" w:hAnsi="宋体" w:hint="eastAsia"/>
              </w:rPr>
              <w:t>获取成功</w:t>
            </w:r>
          </w:p>
        </w:tc>
      </w:tr>
      <w:tr w:rsidR="00886C14" w:rsidRPr="005948C8" w:rsidTr="001F7924">
        <w:trPr>
          <w:trHeight w:val="252"/>
        </w:trPr>
        <w:tc>
          <w:tcPr>
            <w:tcW w:w="1276" w:type="dxa"/>
            <w:vMerge/>
            <w:shd w:val="clear" w:color="auto" w:fill="548DD4"/>
            <w:vAlign w:val="center"/>
          </w:tcPr>
          <w:p w:rsidR="00886C14" w:rsidRPr="00431DA7" w:rsidRDefault="00886C14" w:rsidP="001F7924">
            <w:pPr>
              <w:jc w:val="center"/>
              <w:rPr>
                <w:rFonts w:ascii="宋体" w:hAnsi="宋体"/>
                <w:color w:val="FFFFFF"/>
                <w:kern w:val="0"/>
                <w:sz w:val="24"/>
              </w:rPr>
            </w:pPr>
          </w:p>
        </w:tc>
        <w:tc>
          <w:tcPr>
            <w:tcW w:w="4252" w:type="dxa"/>
            <w:gridSpan w:val="2"/>
            <w:tcBorders>
              <w:top w:val="single" w:sz="6" w:space="0" w:color="auto"/>
              <w:bottom w:val="single" w:sz="6" w:space="0" w:color="auto"/>
              <w:right w:val="nil"/>
            </w:tcBorders>
            <w:shd w:val="clear" w:color="auto" w:fill="FFFFFF"/>
          </w:tcPr>
          <w:p w:rsidR="00886C14" w:rsidRPr="00E87100" w:rsidRDefault="00886C14" w:rsidP="001F7924">
            <w:pPr>
              <w:jc w:val="left"/>
            </w:pPr>
            <w:r>
              <w:rPr>
                <w:rFonts w:hint="eastAsia"/>
              </w:rPr>
              <w:t>&lt;0</w:t>
            </w:r>
          </w:p>
        </w:tc>
        <w:tc>
          <w:tcPr>
            <w:tcW w:w="2602" w:type="dxa"/>
            <w:tcBorders>
              <w:top w:val="single" w:sz="6" w:space="0" w:color="auto"/>
              <w:left w:val="nil"/>
              <w:bottom w:val="single" w:sz="6" w:space="0" w:color="auto"/>
              <w:right w:val="single" w:sz="6" w:space="0" w:color="auto"/>
            </w:tcBorders>
          </w:tcPr>
          <w:p w:rsidR="00886C14" w:rsidRDefault="00886C14" w:rsidP="001F7924">
            <w:r>
              <w:rPr>
                <w:rFonts w:hint="eastAsia"/>
              </w:rPr>
              <w:t>见返回值定义</w:t>
            </w:r>
          </w:p>
        </w:tc>
      </w:tr>
      <w:tr w:rsidR="00886C14" w:rsidRPr="003B7ED2" w:rsidTr="001F7924">
        <w:tc>
          <w:tcPr>
            <w:tcW w:w="1276" w:type="dxa"/>
            <w:shd w:val="clear" w:color="auto" w:fill="548DD4"/>
            <w:vAlign w:val="center"/>
          </w:tcPr>
          <w:p w:rsidR="00886C14" w:rsidRPr="00431DA7" w:rsidRDefault="00886C14" w:rsidP="001F7924">
            <w:pPr>
              <w:jc w:val="center"/>
              <w:rPr>
                <w:rFonts w:ascii="宋体"/>
                <w:color w:val="FFFFFF"/>
                <w:kern w:val="0"/>
                <w:sz w:val="24"/>
              </w:rPr>
            </w:pPr>
            <w:r>
              <w:rPr>
                <w:rFonts w:ascii="宋体" w:hint="eastAsia"/>
                <w:color w:val="FFFFFF"/>
                <w:kern w:val="0"/>
                <w:sz w:val="24"/>
              </w:rPr>
              <w:t>用　法</w:t>
            </w:r>
          </w:p>
        </w:tc>
        <w:tc>
          <w:tcPr>
            <w:tcW w:w="6854" w:type="dxa"/>
            <w:gridSpan w:val="3"/>
            <w:tcBorders>
              <w:top w:val="single" w:sz="6" w:space="0" w:color="auto"/>
            </w:tcBorders>
          </w:tcPr>
          <w:p w:rsidR="001F7924" w:rsidRDefault="00B73057" w:rsidP="001F7924">
            <w:r>
              <w:rPr>
                <w:rFonts w:hint="eastAsia"/>
              </w:rPr>
              <w:t>截取当前签名板的</w:t>
            </w:r>
            <w:r w:rsidR="00627070">
              <w:rPr>
                <w:rFonts w:hint="eastAsia"/>
              </w:rPr>
              <w:t>签名</w:t>
            </w:r>
            <w:r>
              <w:rPr>
                <w:rFonts w:hint="eastAsia"/>
              </w:rPr>
              <w:t>轨迹</w:t>
            </w:r>
            <w:r w:rsidR="001F7924">
              <w:rPr>
                <w:rFonts w:hint="eastAsia"/>
              </w:rPr>
              <w:t>，并生成</w:t>
            </w:r>
            <w:r w:rsidR="001405FA">
              <w:rPr>
                <w:rFonts w:hint="eastAsia"/>
              </w:rPr>
              <w:t>一个名为</w:t>
            </w:r>
            <w:r w:rsidR="001405FA">
              <w:rPr>
                <w:rFonts w:hint="eastAsia"/>
              </w:rPr>
              <w:t>sign_file_name</w:t>
            </w:r>
            <w:r w:rsidR="00EA289C">
              <w:rPr>
                <w:rFonts w:hint="eastAsia"/>
              </w:rPr>
              <w:t>.bmp</w:t>
            </w:r>
            <w:r w:rsidR="001405FA">
              <w:rPr>
                <w:rFonts w:hint="eastAsia"/>
              </w:rPr>
              <w:t>的</w:t>
            </w:r>
            <w:r w:rsidR="001F7924">
              <w:rPr>
                <w:rFonts w:hint="eastAsia"/>
              </w:rPr>
              <w:t>图片</w:t>
            </w:r>
            <w:r w:rsidR="00886C14">
              <w:rPr>
                <w:rFonts w:hint="eastAsia"/>
              </w:rPr>
              <w:t xml:space="preserve">     </w:t>
            </w:r>
          </w:p>
          <w:p w:rsidR="00886C14" w:rsidRDefault="00886C14" w:rsidP="001405FA">
            <w:r>
              <w:rPr>
                <w:rFonts w:hint="eastAsia"/>
              </w:rPr>
              <w:t>EUI</w:t>
            </w:r>
            <w:r w:rsidRPr="00E6612D">
              <w:rPr>
                <w:rFonts w:hint="eastAsia"/>
              </w:rPr>
              <w:t>_Load(</w:t>
            </w:r>
            <w:r>
              <w:rPr>
                <w:rFonts w:hint="eastAsia"/>
              </w:rPr>
              <w:t>0</w:t>
            </w:r>
            <w:r w:rsidRPr="00E6612D">
              <w:rPr>
                <w:rFonts w:hint="eastAsia"/>
              </w:rPr>
              <w:t xml:space="preserve">, </w:t>
            </w:r>
            <w:r>
              <w:rPr>
                <w:rFonts w:hint="eastAsia"/>
              </w:rPr>
              <w:t xml:space="preserve"> </w:t>
            </w:r>
            <w:r w:rsidRPr="00E6612D">
              <w:rPr>
                <w:rFonts w:hint="eastAsia"/>
              </w:rPr>
              <w:t>"</w:t>
            </w:r>
            <w:r w:rsidR="001F7924">
              <w:rPr>
                <w:rFonts w:hint="eastAsia"/>
              </w:rPr>
              <w:t>sign</w:t>
            </w:r>
            <w:r w:rsidRPr="00E6612D">
              <w:rPr>
                <w:rFonts w:hint="eastAsia"/>
              </w:rPr>
              <w:t>.xml");</w:t>
            </w:r>
          </w:p>
          <w:p w:rsidR="009400A2" w:rsidRPr="009400A2" w:rsidRDefault="009400A2" w:rsidP="009400A2">
            <w:pPr>
              <w:autoSpaceDE w:val="0"/>
              <w:autoSpaceDN w:val="0"/>
              <w:adjustRightInd w:val="0"/>
              <w:jc w:val="left"/>
            </w:pPr>
            <w:r w:rsidRPr="001405FA">
              <w:rPr>
                <w:rFonts w:hint="eastAsia"/>
              </w:rPr>
              <w:t>E</w:t>
            </w:r>
            <w:r w:rsidRPr="001405FA">
              <w:t>UI_SetAttribute(</w:t>
            </w:r>
            <w:r>
              <w:rPr>
                <w:rFonts w:hint="eastAsia"/>
              </w:rPr>
              <w:t>0</w:t>
            </w:r>
            <w:r w:rsidRPr="001405FA">
              <w:t xml:space="preserve">, "sign", "SnapShotName", </w:t>
            </w:r>
            <w:r>
              <w:t>“</w:t>
            </w:r>
            <w:r>
              <w:rPr>
                <w:rFonts w:hint="eastAsia"/>
              </w:rPr>
              <w:t>sign_file_name</w:t>
            </w:r>
            <w:r w:rsidR="00EA289C">
              <w:rPr>
                <w:rFonts w:hint="eastAsia"/>
              </w:rPr>
              <w:t>.bmp</w:t>
            </w:r>
            <w:r>
              <w:t>”</w:t>
            </w:r>
            <w:r w:rsidRPr="001405FA">
              <w:t>);</w:t>
            </w:r>
          </w:p>
          <w:p w:rsidR="001405FA" w:rsidRDefault="001405FA" w:rsidP="001405FA">
            <w:r>
              <w:rPr>
                <w:rFonts w:hint="eastAsia"/>
              </w:rPr>
              <w:t>EUI_Process(0,TIMEOUT,szOutData,size,sizeof(szOutData));</w:t>
            </w:r>
          </w:p>
          <w:p w:rsidR="001405FA" w:rsidRPr="00F30C21" w:rsidRDefault="001405FA" w:rsidP="00F30C21">
            <w:pPr>
              <w:autoSpaceDE w:val="0"/>
              <w:autoSpaceDN w:val="0"/>
              <w:adjustRightInd w:val="0"/>
              <w:jc w:val="left"/>
            </w:pPr>
            <w:r w:rsidRPr="001405FA">
              <w:rPr>
                <w:rFonts w:hint="eastAsia"/>
              </w:rPr>
              <w:t>E</w:t>
            </w:r>
            <w:r w:rsidRPr="001405FA">
              <w:t>UI_RequestAction(</w:t>
            </w:r>
            <w:r w:rsidR="009400A2">
              <w:rPr>
                <w:rFonts w:hint="eastAsia"/>
              </w:rPr>
              <w:t>0</w:t>
            </w:r>
            <w:r w:rsidRPr="001405FA">
              <w:t>, "sign", "SnapScreen", "true");</w:t>
            </w:r>
          </w:p>
        </w:tc>
      </w:tr>
      <w:tr w:rsidR="00886C14" w:rsidRPr="003B7ED2" w:rsidTr="001F7924">
        <w:tc>
          <w:tcPr>
            <w:tcW w:w="1276" w:type="dxa"/>
            <w:shd w:val="clear" w:color="auto" w:fill="548DD4"/>
            <w:vAlign w:val="center"/>
          </w:tcPr>
          <w:p w:rsidR="00886C14" w:rsidRPr="00431DA7" w:rsidRDefault="00886C14" w:rsidP="001F7924">
            <w:pPr>
              <w:jc w:val="center"/>
              <w:rPr>
                <w:rFonts w:ascii="宋体"/>
                <w:color w:val="FFFFFF"/>
                <w:kern w:val="0"/>
                <w:sz w:val="24"/>
              </w:rPr>
            </w:pPr>
            <w:r w:rsidRPr="00431DA7">
              <w:rPr>
                <w:rFonts w:ascii="宋体" w:hAnsi="宋体" w:hint="eastAsia"/>
                <w:color w:val="FFFFFF"/>
                <w:kern w:val="0"/>
                <w:sz w:val="24"/>
              </w:rPr>
              <w:t>补充说明</w:t>
            </w:r>
          </w:p>
        </w:tc>
        <w:tc>
          <w:tcPr>
            <w:tcW w:w="6854" w:type="dxa"/>
            <w:gridSpan w:val="3"/>
          </w:tcPr>
          <w:p w:rsidR="00886C14" w:rsidRPr="006E400B" w:rsidRDefault="00886C14" w:rsidP="001F7924">
            <w:pPr>
              <w:rPr>
                <w:rFonts w:ascii="宋体" w:hAnsi="宋体"/>
              </w:rPr>
            </w:pPr>
          </w:p>
        </w:tc>
      </w:tr>
    </w:tbl>
    <w:p w:rsidR="00886C14" w:rsidRPr="00886C14" w:rsidRDefault="00886C14" w:rsidP="00E07821">
      <w:pPr>
        <w:jc w:val="left"/>
      </w:pPr>
    </w:p>
    <w:p w:rsidR="00A6062E" w:rsidRPr="00D91380" w:rsidRDefault="000B2EFA"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39" w:name="_Toc449080460"/>
      <w:r>
        <w:rPr>
          <w:rFonts w:eastAsia="宋体" w:cs="黑体" w:hint="eastAsia"/>
          <w:b w:val="0"/>
          <w:color w:val="4F81BD"/>
          <w:kern w:val="0"/>
          <w:szCs w:val="26"/>
        </w:rPr>
        <w:lastRenderedPageBreak/>
        <w:t>5.6</w:t>
      </w:r>
      <w:r w:rsidR="00A6062E" w:rsidRPr="00D91380">
        <w:rPr>
          <w:rFonts w:eastAsia="宋体" w:cs="黑体" w:hint="eastAsia"/>
          <w:b w:val="0"/>
          <w:color w:val="4F81BD"/>
          <w:kern w:val="0"/>
          <w:szCs w:val="26"/>
        </w:rPr>
        <w:t>显示页面并获取页面事件结果</w:t>
      </w:r>
      <w:bookmarkEnd w:id="39"/>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126"/>
        <w:gridCol w:w="1134"/>
        <w:gridCol w:w="3594"/>
      </w:tblGrid>
      <w:tr w:rsidR="00A6062E" w:rsidRPr="00322779" w:rsidTr="00093C7A">
        <w:tc>
          <w:tcPr>
            <w:tcW w:w="1276" w:type="dxa"/>
            <w:shd w:val="clear" w:color="auto" w:fill="548DD4"/>
            <w:vAlign w:val="center"/>
          </w:tcPr>
          <w:p w:rsidR="00A6062E" w:rsidRPr="002D0E79" w:rsidRDefault="00A6062E" w:rsidP="000549F6">
            <w:pPr>
              <w:jc w:val="center"/>
              <w:rPr>
                <w:rFonts w:ascii="宋体" w:hAnsi="宋体"/>
                <w:color w:val="FFFFFF"/>
                <w:kern w:val="0"/>
                <w:sz w:val="24"/>
              </w:rPr>
            </w:pPr>
            <w:r w:rsidRPr="002D0E79">
              <w:rPr>
                <w:rFonts w:ascii="宋体" w:hAnsi="宋体" w:hint="eastAsia"/>
                <w:color w:val="FFFFFF"/>
                <w:kern w:val="0"/>
                <w:sz w:val="24"/>
              </w:rPr>
              <w:t>函数原型</w:t>
            </w:r>
          </w:p>
        </w:tc>
        <w:tc>
          <w:tcPr>
            <w:tcW w:w="6854" w:type="dxa"/>
            <w:gridSpan w:val="3"/>
          </w:tcPr>
          <w:p w:rsidR="00A6062E" w:rsidRPr="00F77E64" w:rsidRDefault="00A6062E" w:rsidP="00B425D9">
            <w:pPr>
              <w:rPr>
                <w:b/>
                <w:color w:val="7030A0"/>
                <w:sz w:val="28"/>
                <w:szCs w:val="28"/>
              </w:rPr>
            </w:pPr>
            <w:r w:rsidRPr="00F77E64">
              <w:rPr>
                <w:b/>
                <w:color w:val="7030A0"/>
                <w:sz w:val="28"/>
                <w:szCs w:val="28"/>
              </w:rPr>
              <w:t xml:space="preserve">int </w:t>
            </w:r>
            <w:r w:rsidR="00A071BE">
              <w:rPr>
                <w:b/>
                <w:color w:val="7030A0"/>
                <w:sz w:val="28"/>
                <w:szCs w:val="28"/>
              </w:rPr>
              <w:t>EUI</w:t>
            </w:r>
            <w:r w:rsidRPr="00F77E64">
              <w:rPr>
                <w:b/>
                <w:color w:val="7030A0"/>
                <w:sz w:val="28"/>
                <w:szCs w:val="28"/>
              </w:rPr>
              <w:t>_Proce</w:t>
            </w:r>
            <w:r w:rsidR="009E3859">
              <w:rPr>
                <w:rFonts w:hint="eastAsia"/>
                <w:b/>
                <w:color w:val="7030A0"/>
                <w:sz w:val="28"/>
                <w:szCs w:val="28"/>
              </w:rPr>
              <w:t>ss</w:t>
            </w:r>
            <w:r w:rsidRPr="00F77E64">
              <w:rPr>
                <w:b/>
                <w:color w:val="7030A0"/>
                <w:sz w:val="28"/>
                <w:szCs w:val="28"/>
              </w:rPr>
              <w:t>(</w:t>
            </w:r>
            <w:r w:rsidR="00222ED7">
              <w:rPr>
                <w:rFonts w:hint="eastAsia"/>
                <w:b/>
                <w:color w:val="7030A0"/>
                <w:sz w:val="28"/>
                <w:szCs w:val="28"/>
              </w:rPr>
              <w:t>u</w:t>
            </w:r>
            <w:r w:rsidR="00521D8D">
              <w:rPr>
                <w:rFonts w:hint="eastAsia"/>
                <w:b/>
                <w:color w:val="7030A0"/>
                <w:sz w:val="28"/>
                <w:szCs w:val="28"/>
              </w:rPr>
              <w:t xml:space="preserve">int </w:t>
            </w:r>
            <w:r w:rsidR="002A7E4F">
              <w:rPr>
                <w:rFonts w:hint="eastAsia"/>
                <w:b/>
                <w:color w:val="7030A0"/>
                <w:sz w:val="28"/>
                <w:szCs w:val="28"/>
              </w:rPr>
              <w:t>channel</w:t>
            </w:r>
            <w:r w:rsidR="00DD7C09">
              <w:rPr>
                <w:rFonts w:hint="eastAsia"/>
                <w:b/>
                <w:color w:val="7030A0"/>
                <w:sz w:val="28"/>
                <w:szCs w:val="28"/>
              </w:rPr>
              <w:t xml:space="preserve">, </w:t>
            </w:r>
            <w:r w:rsidR="005772BF" w:rsidRPr="00F77E64">
              <w:rPr>
                <w:rFonts w:hint="eastAsia"/>
                <w:b/>
                <w:color w:val="7030A0"/>
                <w:sz w:val="28"/>
                <w:szCs w:val="28"/>
              </w:rPr>
              <w:t>int time</w:t>
            </w:r>
            <w:r w:rsidR="005772BF">
              <w:rPr>
                <w:rFonts w:hint="eastAsia"/>
                <w:b/>
                <w:color w:val="7030A0"/>
                <w:sz w:val="28"/>
                <w:szCs w:val="28"/>
              </w:rPr>
              <w:t>o</w:t>
            </w:r>
            <w:r w:rsidR="005772BF" w:rsidRPr="00F77E64">
              <w:rPr>
                <w:rFonts w:hint="eastAsia"/>
                <w:b/>
                <w:color w:val="7030A0"/>
                <w:sz w:val="28"/>
                <w:szCs w:val="28"/>
              </w:rPr>
              <w:t>ut</w:t>
            </w:r>
            <w:r w:rsidR="005772BF">
              <w:rPr>
                <w:rFonts w:hint="eastAsia"/>
                <w:b/>
                <w:color w:val="7030A0"/>
                <w:sz w:val="28"/>
                <w:szCs w:val="28"/>
              </w:rPr>
              <w:t xml:space="preserve">, </w:t>
            </w:r>
            <w:r w:rsidR="00833FDD">
              <w:rPr>
                <w:rFonts w:hint="eastAsia"/>
                <w:b/>
                <w:color w:val="7030A0"/>
                <w:sz w:val="28"/>
                <w:szCs w:val="28"/>
              </w:rPr>
              <w:t>uchar</w:t>
            </w:r>
            <w:r w:rsidR="00144ADC">
              <w:rPr>
                <w:b/>
                <w:color w:val="7030A0"/>
                <w:sz w:val="28"/>
                <w:szCs w:val="28"/>
              </w:rPr>
              <w:t xml:space="preserve"> *dat</w:t>
            </w:r>
            <w:r w:rsidR="00144ADC">
              <w:rPr>
                <w:rFonts w:hint="eastAsia"/>
                <w:b/>
                <w:color w:val="7030A0"/>
                <w:sz w:val="28"/>
                <w:szCs w:val="28"/>
              </w:rPr>
              <w:t>aOut</w:t>
            </w:r>
            <w:r w:rsidRPr="00F77E64">
              <w:rPr>
                <w:rFonts w:hint="eastAsia"/>
                <w:b/>
                <w:color w:val="7030A0"/>
                <w:sz w:val="28"/>
                <w:szCs w:val="28"/>
              </w:rPr>
              <w:t>,</w:t>
            </w:r>
            <w:r w:rsidR="00BE1A62">
              <w:rPr>
                <w:rFonts w:hint="eastAsia"/>
                <w:b/>
                <w:color w:val="7030A0"/>
                <w:sz w:val="28"/>
                <w:szCs w:val="28"/>
              </w:rPr>
              <w:t xml:space="preserve"> </w:t>
            </w:r>
            <w:r w:rsidR="0011192E">
              <w:rPr>
                <w:rFonts w:hint="eastAsia"/>
                <w:b/>
                <w:color w:val="7030A0"/>
                <w:sz w:val="28"/>
                <w:szCs w:val="28"/>
              </w:rPr>
              <w:t xml:space="preserve"> </w:t>
            </w:r>
            <w:r w:rsidR="00BE1A62">
              <w:rPr>
                <w:rFonts w:hint="eastAsia"/>
                <w:b/>
                <w:color w:val="7030A0"/>
                <w:sz w:val="28"/>
                <w:szCs w:val="28"/>
              </w:rPr>
              <w:t xml:space="preserve">uint size, </w:t>
            </w:r>
            <w:r w:rsidR="0049651E">
              <w:rPr>
                <w:rFonts w:hint="eastAsia"/>
                <w:b/>
                <w:color w:val="7030A0"/>
                <w:sz w:val="28"/>
                <w:szCs w:val="28"/>
              </w:rPr>
              <w:t>int *lenOut,</w:t>
            </w:r>
            <w:r w:rsidRPr="00F77E64">
              <w:rPr>
                <w:b/>
                <w:color w:val="7030A0"/>
                <w:sz w:val="28"/>
                <w:szCs w:val="28"/>
              </w:rPr>
              <w:t>)</w:t>
            </w:r>
          </w:p>
        </w:tc>
      </w:tr>
      <w:tr w:rsidR="00A6062E" w:rsidRPr="00322779" w:rsidTr="00093C7A">
        <w:trPr>
          <w:trHeight w:val="435"/>
        </w:trPr>
        <w:tc>
          <w:tcPr>
            <w:tcW w:w="1276" w:type="dxa"/>
            <w:shd w:val="clear" w:color="auto" w:fill="548DD4"/>
            <w:vAlign w:val="center"/>
          </w:tcPr>
          <w:p w:rsidR="00A6062E" w:rsidRPr="002D0E79" w:rsidRDefault="00A6062E" w:rsidP="000549F6">
            <w:pPr>
              <w:jc w:val="center"/>
              <w:rPr>
                <w:rFonts w:ascii="宋体" w:hAnsi="宋体"/>
                <w:color w:val="FFFFFF"/>
                <w:kern w:val="0"/>
                <w:sz w:val="24"/>
              </w:rPr>
            </w:pPr>
            <w:r w:rsidRPr="002D0E79">
              <w:rPr>
                <w:rFonts w:ascii="宋体" w:hAnsi="宋体" w:hint="eastAsia"/>
                <w:color w:val="FFFFFF"/>
                <w:kern w:val="0"/>
                <w:sz w:val="24"/>
              </w:rPr>
              <w:t>函数功能</w:t>
            </w:r>
          </w:p>
        </w:tc>
        <w:tc>
          <w:tcPr>
            <w:tcW w:w="6854" w:type="dxa"/>
            <w:gridSpan w:val="3"/>
          </w:tcPr>
          <w:p w:rsidR="00A6062E" w:rsidRPr="00322779" w:rsidRDefault="00A6062E" w:rsidP="0020146E">
            <w:pPr>
              <w:rPr>
                <w:rFonts w:ascii="宋体"/>
                <w:kern w:val="0"/>
                <w:szCs w:val="21"/>
              </w:rPr>
            </w:pPr>
            <w:r>
              <w:rPr>
                <w:rFonts w:ascii="宋体" w:hint="eastAsia"/>
                <w:kern w:val="0"/>
                <w:szCs w:val="21"/>
              </w:rPr>
              <w:t>显示</w:t>
            </w:r>
            <w:r w:rsidR="00A772A2">
              <w:rPr>
                <w:rFonts w:ascii="宋体" w:hint="eastAsia"/>
                <w:kern w:val="0"/>
                <w:szCs w:val="21"/>
              </w:rPr>
              <w:t>所有</w:t>
            </w:r>
            <w:r w:rsidR="00E92CF3">
              <w:rPr>
                <w:rFonts w:ascii="宋体" w:hint="eastAsia"/>
                <w:kern w:val="0"/>
                <w:szCs w:val="21"/>
              </w:rPr>
              <w:t>已加载的</w:t>
            </w:r>
            <w:r w:rsidR="00A35591">
              <w:rPr>
                <w:rFonts w:ascii="宋体" w:hint="eastAsia"/>
                <w:kern w:val="0"/>
                <w:szCs w:val="21"/>
              </w:rPr>
              <w:t>页</w:t>
            </w:r>
            <w:r>
              <w:rPr>
                <w:rFonts w:ascii="宋体" w:hint="eastAsia"/>
                <w:kern w:val="0"/>
                <w:szCs w:val="21"/>
              </w:rPr>
              <w:t>并获取</w:t>
            </w:r>
            <w:r w:rsidR="008556BB" w:rsidRPr="00F506FC">
              <w:rPr>
                <w:rFonts w:ascii="宋体" w:hint="eastAsia"/>
                <w:b/>
                <w:kern w:val="0"/>
                <w:szCs w:val="21"/>
              </w:rPr>
              <w:t>当前</w:t>
            </w:r>
            <w:r>
              <w:rPr>
                <w:rFonts w:ascii="宋体" w:hint="eastAsia"/>
                <w:kern w:val="0"/>
                <w:szCs w:val="21"/>
              </w:rPr>
              <w:t>页面事件</w:t>
            </w:r>
            <w:r w:rsidR="00EB4BDC">
              <w:rPr>
                <w:rFonts w:ascii="宋体" w:hint="eastAsia"/>
                <w:kern w:val="0"/>
                <w:szCs w:val="21"/>
              </w:rPr>
              <w:t>响应</w:t>
            </w:r>
            <w:r w:rsidR="005C4D5C">
              <w:rPr>
                <w:rFonts w:ascii="宋体" w:hint="eastAsia"/>
                <w:kern w:val="0"/>
                <w:szCs w:val="21"/>
              </w:rPr>
              <w:t>的</w:t>
            </w:r>
            <w:r>
              <w:rPr>
                <w:rFonts w:ascii="宋体" w:hint="eastAsia"/>
                <w:kern w:val="0"/>
                <w:szCs w:val="21"/>
              </w:rPr>
              <w:t>结果</w:t>
            </w:r>
          </w:p>
        </w:tc>
      </w:tr>
      <w:tr w:rsidR="009E4E1A" w:rsidRPr="00322779" w:rsidTr="003B503A">
        <w:tc>
          <w:tcPr>
            <w:tcW w:w="1276" w:type="dxa"/>
            <w:vMerge w:val="restart"/>
            <w:shd w:val="clear" w:color="auto" w:fill="548DD4"/>
            <w:vAlign w:val="center"/>
          </w:tcPr>
          <w:p w:rsidR="009E4E1A" w:rsidRPr="002D0E79" w:rsidRDefault="009E4E1A" w:rsidP="000549F6">
            <w:pPr>
              <w:jc w:val="center"/>
              <w:rPr>
                <w:rFonts w:ascii="宋体" w:hAnsi="宋体"/>
                <w:color w:val="FFFFFF"/>
                <w:kern w:val="0"/>
                <w:sz w:val="24"/>
              </w:rPr>
            </w:pPr>
          </w:p>
        </w:tc>
        <w:tc>
          <w:tcPr>
            <w:tcW w:w="2126" w:type="dxa"/>
          </w:tcPr>
          <w:p w:rsidR="009E4E1A" w:rsidRDefault="003C0F54" w:rsidP="00DD5EC9">
            <w:pPr>
              <w:rPr>
                <w:rFonts w:ascii="宋体" w:hAnsi="宋体"/>
                <w:kern w:val="0"/>
                <w:szCs w:val="21"/>
              </w:rPr>
            </w:pPr>
            <w:r>
              <w:rPr>
                <w:rFonts w:ascii="宋体" w:hAnsi="宋体" w:hint="eastAsia"/>
                <w:kern w:val="0"/>
                <w:szCs w:val="21"/>
              </w:rPr>
              <w:t>channel</w:t>
            </w:r>
            <w:r w:rsidR="009E4E1A">
              <w:rPr>
                <w:rFonts w:ascii="宋体" w:hAnsi="宋体" w:hint="eastAsia"/>
                <w:kern w:val="0"/>
                <w:szCs w:val="21"/>
              </w:rPr>
              <w:t xml:space="preserve"> </w:t>
            </w:r>
            <w:r w:rsidR="00D45830">
              <w:rPr>
                <w:rFonts w:ascii="宋体" w:hAnsi="宋体" w:hint="eastAsia"/>
                <w:kern w:val="0"/>
                <w:szCs w:val="21"/>
              </w:rPr>
              <w:t xml:space="preserve"> </w:t>
            </w:r>
            <w:r w:rsidR="002E1CA1">
              <w:rPr>
                <w:rFonts w:ascii="宋体" w:hAnsi="宋体" w:hint="eastAsia"/>
                <w:kern w:val="0"/>
                <w:szCs w:val="21"/>
              </w:rPr>
              <w:t xml:space="preserve">   </w:t>
            </w:r>
            <w:r w:rsidR="00D45830" w:rsidRPr="00BA3C24">
              <w:rPr>
                <w:rFonts w:ascii="宋体" w:hAnsi="宋体" w:hint="eastAsia"/>
                <w:b/>
                <w:kern w:val="0"/>
                <w:szCs w:val="21"/>
              </w:rPr>
              <w:t>[输入]</w:t>
            </w:r>
          </w:p>
        </w:tc>
        <w:tc>
          <w:tcPr>
            <w:tcW w:w="4728" w:type="dxa"/>
            <w:gridSpan w:val="2"/>
          </w:tcPr>
          <w:p w:rsidR="009E4E1A" w:rsidRDefault="00F11339" w:rsidP="005D721B">
            <w:pPr>
              <w:rPr>
                <w:rFonts w:ascii="宋体"/>
                <w:kern w:val="0"/>
                <w:szCs w:val="21"/>
              </w:rPr>
            </w:pPr>
            <w:r>
              <w:rPr>
                <w:rFonts w:hint="eastAsia"/>
              </w:rPr>
              <w:t>默认为</w:t>
            </w:r>
            <w:r>
              <w:rPr>
                <w:rFonts w:hint="eastAsia"/>
              </w:rPr>
              <w:t>0</w:t>
            </w:r>
            <w:r>
              <w:rPr>
                <w:rFonts w:hint="eastAsia"/>
              </w:rPr>
              <w:t>，该参数为扩展参数</w:t>
            </w:r>
          </w:p>
        </w:tc>
      </w:tr>
      <w:tr w:rsidR="00A6062E" w:rsidRPr="00322779" w:rsidTr="003B503A">
        <w:tc>
          <w:tcPr>
            <w:tcW w:w="1276" w:type="dxa"/>
            <w:vMerge/>
            <w:shd w:val="clear" w:color="auto" w:fill="548DD4"/>
            <w:vAlign w:val="center"/>
          </w:tcPr>
          <w:p w:rsidR="00A6062E" w:rsidRPr="002D0E79" w:rsidRDefault="00A6062E" w:rsidP="000549F6">
            <w:pPr>
              <w:jc w:val="center"/>
              <w:rPr>
                <w:rFonts w:ascii="宋体" w:hAnsi="宋体"/>
                <w:color w:val="FFFFFF"/>
                <w:kern w:val="0"/>
                <w:sz w:val="24"/>
              </w:rPr>
            </w:pPr>
          </w:p>
        </w:tc>
        <w:tc>
          <w:tcPr>
            <w:tcW w:w="2126" w:type="dxa"/>
          </w:tcPr>
          <w:p w:rsidR="00A6062E" w:rsidRPr="00322779" w:rsidRDefault="004D59C8" w:rsidP="0020146E">
            <w:pPr>
              <w:rPr>
                <w:rFonts w:ascii="宋体" w:hAnsi="宋体"/>
                <w:kern w:val="0"/>
                <w:szCs w:val="21"/>
              </w:rPr>
            </w:pPr>
            <w:r>
              <w:rPr>
                <w:rFonts w:ascii="宋体" w:hAnsi="宋体"/>
                <w:kern w:val="0"/>
                <w:szCs w:val="21"/>
              </w:rPr>
              <w:t>d</w:t>
            </w:r>
            <w:r w:rsidR="00AE2348">
              <w:rPr>
                <w:rFonts w:ascii="宋体" w:hAnsi="宋体" w:hint="eastAsia"/>
                <w:kern w:val="0"/>
                <w:szCs w:val="21"/>
              </w:rPr>
              <w:t>ata</w:t>
            </w:r>
            <w:r w:rsidR="00E21A53">
              <w:rPr>
                <w:rFonts w:ascii="宋体" w:hAnsi="宋体" w:hint="eastAsia"/>
                <w:kern w:val="0"/>
                <w:szCs w:val="21"/>
              </w:rPr>
              <w:t>Out</w:t>
            </w:r>
            <w:r w:rsidR="00AE2348">
              <w:rPr>
                <w:rFonts w:ascii="宋体" w:hAnsi="宋体" w:hint="eastAsia"/>
                <w:kern w:val="0"/>
                <w:szCs w:val="21"/>
              </w:rPr>
              <w:t xml:space="preserve">  </w:t>
            </w:r>
            <w:r w:rsidR="006661AA">
              <w:rPr>
                <w:rFonts w:ascii="宋体" w:hAnsi="宋体" w:hint="eastAsia"/>
                <w:kern w:val="0"/>
                <w:szCs w:val="21"/>
              </w:rPr>
              <w:t xml:space="preserve">   </w:t>
            </w:r>
            <w:r w:rsidR="00AE2348" w:rsidRPr="008E358A">
              <w:rPr>
                <w:rFonts w:ascii="宋体" w:hAnsi="宋体" w:hint="eastAsia"/>
                <w:b/>
                <w:kern w:val="0"/>
                <w:szCs w:val="21"/>
              </w:rPr>
              <w:t>[输出］</w:t>
            </w:r>
          </w:p>
        </w:tc>
        <w:tc>
          <w:tcPr>
            <w:tcW w:w="4728" w:type="dxa"/>
            <w:gridSpan w:val="2"/>
          </w:tcPr>
          <w:p w:rsidR="00E0194C" w:rsidRPr="004C27C4" w:rsidRDefault="00E0194C" w:rsidP="007D6E3F">
            <w:pPr>
              <w:ind w:firstLineChars="16" w:firstLine="34"/>
              <w:rPr>
                <w:rFonts w:ascii="宋体" w:hAnsi="宋体"/>
              </w:rPr>
            </w:pPr>
            <w:r>
              <w:rPr>
                <w:rFonts w:ascii="宋体" w:hAnsi="宋体" w:hint="eastAsia"/>
              </w:rPr>
              <w:t>执行</w:t>
            </w:r>
            <w:r w:rsidR="00C230B7">
              <w:rPr>
                <w:rFonts w:ascii="宋体" w:hAnsi="宋体" w:hint="eastAsia"/>
              </w:rPr>
              <w:t>成功后</w:t>
            </w:r>
            <w:r>
              <w:rPr>
                <w:rFonts w:ascii="宋体" w:hAnsi="宋体" w:hint="eastAsia"/>
              </w:rPr>
              <w:t>返回的数据</w:t>
            </w:r>
          </w:p>
        </w:tc>
      </w:tr>
      <w:tr w:rsidR="005D7D14" w:rsidRPr="00322779" w:rsidTr="003B503A">
        <w:tc>
          <w:tcPr>
            <w:tcW w:w="1276" w:type="dxa"/>
            <w:vMerge/>
            <w:shd w:val="clear" w:color="auto" w:fill="548DD4"/>
            <w:vAlign w:val="center"/>
          </w:tcPr>
          <w:p w:rsidR="005D7D14" w:rsidRPr="002D0E79" w:rsidRDefault="005D7D14" w:rsidP="000549F6">
            <w:pPr>
              <w:jc w:val="center"/>
              <w:rPr>
                <w:rFonts w:ascii="宋体" w:hAnsi="宋体"/>
                <w:color w:val="FFFFFF"/>
                <w:kern w:val="0"/>
                <w:sz w:val="24"/>
              </w:rPr>
            </w:pPr>
          </w:p>
        </w:tc>
        <w:tc>
          <w:tcPr>
            <w:tcW w:w="2126" w:type="dxa"/>
          </w:tcPr>
          <w:p w:rsidR="005D7D14" w:rsidRDefault="00F4285E" w:rsidP="0020146E">
            <w:pPr>
              <w:rPr>
                <w:rFonts w:ascii="宋体" w:hAnsi="宋体"/>
                <w:kern w:val="0"/>
                <w:szCs w:val="21"/>
              </w:rPr>
            </w:pPr>
            <w:r>
              <w:rPr>
                <w:rFonts w:ascii="宋体" w:hAnsi="宋体" w:hint="eastAsia"/>
                <w:kern w:val="0"/>
                <w:szCs w:val="21"/>
              </w:rPr>
              <w:t>s</w:t>
            </w:r>
            <w:r w:rsidR="005D7D14">
              <w:rPr>
                <w:rFonts w:ascii="宋体" w:hAnsi="宋体" w:hint="eastAsia"/>
                <w:kern w:val="0"/>
                <w:szCs w:val="21"/>
              </w:rPr>
              <w:t xml:space="preserve">ize </w:t>
            </w:r>
            <w:r w:rsidR="00E470FF">
              <w:rPr>
                <w:rFonts w:ascii="宋体" w:hAnsi="宋体" w:hint="eastAsia"/>
                <w:kern w:val="0"/>
                <w:szCs w:val="21"/>
              </w:rPr>
              <w:t xml:space="preserve">　　</w:t>
            </w:r>
            <w:r w:rsidR="006661AA">
              <w:rPr>
                <w:rFonts w:ascii="宋体" w:hAnsi="宋体" w:hint="eastAsia"/>
                <w:kern w:val="0"/>
                <w:szCs w:val="21"/>
              </w:rPr>
              <w:t xml:space="preserve">   </w:t>
            </w:r>
            <w:r w:rsidR="0032026D" w:rsidRPr="00CE32D2">
              <w:rPr>
                <w:rFonts w:ascii="宋体" w:hAnsi="宋体" w:hint="eastAsia"/>
                <w:b/>
                <w:kern w:val="0"/>
                <w:szCs w:val="21"/>
              </w:rPr>
              <w:t>[输入]</w:t>
            </w:r>
          </w:p>
        </w:tc>
        <w:tc>
          <w:tcPr>
            <w:tcW w:w="4728" w:type="dxa"/>
            <w:gridSpan w:val="2"/>
          </w:tcPr>
          <w:p w:rsidR="005D7D14" w:rsidRDefault="007D50DA" w:rsidP="007D6E3F">
            <w:pPr>
              <w:ind w:firstLineChars="16" w:firstLine="34"/>
              <w:rPr>
                <w:rFonts w:ascii="宋体" w:hAnsi="宋体"/>
              </w:rPr>
            </w:pPr>
            <w:r>
              <w:rPr>
                <w:rFonts w:ascii="宋体" w:hAnsi="宋体" w:hint="eastAsia"/>
              </w:rPr>
              <w:t>传入数据缓冲区的大小</w:t>
            </w:r>
          </w:p>
        </w:tc>
      </w:tr>
      <w:tr w:rsidR="002A56E0" w:rsidRPr="00322779" w:rsidTr="003B503A">
        <w:tc>
          <w:tcPr>
            <w:tcW w:w="1276" w:type="dxa"/>
            <w:vMerge/>
            <w:shd w:val="clear" w:color="auto" w:fill="548DD4"/>
            <w:vAlign w:val="center"/>
          </w:tcPr>
          <w:p w:rsidR="002A56E0" w:rsidRPr="002D0E79" w:rsidRDefault="002A56E0" w:rsidP="000549F6">
            <w:pPr>
              <w:jc w:val="center"/>
              <w:rPr>
                <w:rFonts w:ascii="宋体" w:hAnsi="宋体"/>
                <w:color w:val="FFFFFF"/>
                <w:kern w:val="0"/>
                <w:sz w:val="24"/>
              </w:rPr>
            </w:pPr>
          </w:p>
        </w:tc>
        <w:tc>
          <w:tcPr>
            <w:tcW w:w="2126" w:type="dxa"/>
          </w:tcPr>
          <w:p w:rsidR="002A56E0" w:rsidRDefault="00B86D99" w:rsidP="0020146E">
            <w:pPr>
              <w:rPr>
                <w:rFonts w:ascii="宋体" w:hAnsi="宋体"/>
                <w:kern w:val="0"/>
                <w:szCs w:val="21"/>
              </w:rPr>
            </w:pPr>
            <w:r>
              <w:rPr>
                <w:rFonts w:ascii="宋体" w:hAnsi="宋体" w:hint="eastAsia"/>
                <w:kern w:val="0"/>
                <w:szCs w:val="21"/>
              </w:rPr>
              <w:t xml:space="preserve">lenOut </w:t>
            </w:r>
            <w:r w:rsidR="008D16CC">
              <w:rPr>
                <w:rFonts w:ascii="宋体" w:hAnsi="宋体" w:hint="eastAsia"/>
                <w:kern w:val="0"/>
                <w:szCs w:val="21"/>
              </w:rPr>
              <w:t xml:space="preserve">　</w:t>
            </w:r>
            <w:r w:rsidR="006661AA">
              <w:rPr>
                <w:rFonts w:ascii="宋体" w:hAnsi="宋体" w:hint="eastAsia"/>
                <w:kern w:val="0"/>
                <w:szCs w:val="21"/>
              </w:rPr>
              <w:t xml:space="preserve">   </w:t>
            </w:r>
            <w:r w:rsidRPr="008D16CC">
              <w:rPr>
                <w:rFonts w:ascii="宋体" w:hAnsi="宋体" w:hint="eastAsia"/>
                <w:b/>
                <w:kern w:val="0"/>
                <w:szCs w:val="21"/>
              </w:rPr>
              <w:t>[输出]</w:t>
            </w:r>
          </w:p>
        </w:tc>
        <w:tc>
          <w:tcPr>
            <w:tcW w:w="4728" w:type="dxa"/>
            <w:gridSpan w:val="2"/>
          </w:tcPr>
          <w:p w:rsidR="002A56E0" w:rsidRDefault="0044774C" w:rsidP="007D6E3F">
            <w:pPr>
              <w:ind w:firstLineChars="16" w:firstLine="34"/>
              <w:rPr>
                <w:rFonts w:ascii="宋体" w:hAnsi="宋体"/>
              </w:rPr>
            </w:pPr>
            <w:r>
              <w:rPr>
                <w:rFonts w:ascii="宋体" w:hAnsi="宋体" w:hint="eastAsia"/>
              </w:rPr>
              <w:t>输出数据的长度</w:t>
            </w:r>
          </w:p>
        </w:tc>
      </w:tr>
      <w:tr w:rsidR="00A6062E" w:rsidRPr="00322779" w:rsidTr="003B503A">
        <w:tc>
          <w:tcPr>
            <w:tcW w:w="1276" w:type="dxa"/>
            <w:vMerge/>
            <w:shd w:val="clear" w:color="auto" w:fill="548DD4"/>
            <w:vAlign w:val="center"/>
          </w:tcPr>
          <w:p w:rsidR="00A6062E" w:rsidRPr="002D0E79" w:rsidRDefault="00A6062E" w:rsidP="000549F6">
            <w:pPr>
              <w:jc w:val="center"/>
              <w:rPr>
                <w:rFonts w:ascii="宋体" w:hAnsi="宋体"/>
                <w:color w:val="FFFFFF"/>
                <w:kern w:val="0"/>
                <w:sz w:val="24"/>
              </w:rPr>
            </w:pPr>
          </w:p>
        </w:tc>
        <w:tc>
          <w:tcPr>
            <w:tcW w:w="2126" w:type="dxa"/>
            <w:tcBorders>
              <w:bottom w:val="single" w:sz="6" w:space="0" w:color="auto"/>
            </w:tcBorders>
            <w:vAlign w:val="center"/>
          </w:tcPr>
          <w:p w:rsidR="00A6062E" w:rsidRPr="00322779" w:rsidRDefault="00B71BB5" w:rsidP="00B3791C">
            <w:pPr>
              <w:jc w:val="left"/>
              <w:rPr>
                <w:rFonts w:ascii="宋体"/>
                <w:kern w:val="0"/>
                <w:szCs w:val="21"/>
              </w:rPr>
            </w:pPr>
            <w:r>
              <w:rPr>
                <w:rFonts w:ascii="宋体" w:hAnsi="宋体" w:hint="eastAsia"/>
                <w:kern w:val="0"/>
                <w:szCs w:val="21"/>
              </w:rPr>
              <w:t>t</w:t>
            </w:r>
            <w:r w:rsidR="00001511">
              <w:rPr>
                <w:rFonts w:ascii="宋体" w:hAnsi="宋体" w:hint="eastAsia"/>
                <w:kern w:val="0"/>
                <w:szCs w:val="21"/>
              </w:rPr>
              <w:t>ime</w:t>
            </w:r>
            <w:r w:rsidR="00305E8F">
              <w:rPr>
                <w:rFonts w:ascii="宋体" w:hAnsi="宋体" w:hint="eastAsia"/>
                <w:kern w:val="0"/>
                <w:szCs w:val="21"/>
              </w:rPr>
              <w:t>o</w:t>
            </w:r>
            <w:r w:rsidR="00001511">
              <w:rPr>
                <w:rFonts w:ascii="宋体" w:hAnsi="宋体" w:hint="eastAsia"/>
                <w:kern w:val="0"/>
                <w:szCs w:val="21"/>
              </w:rPr>
              <w:t xml:space="preserve">ut </w:t>
            </w:r>
            <w:r w:rsidR="00B3791C">
              <w:rPr>
                <w:rFonts w:ascii="宋体" w:hAnsi="宋体" w:hint="eastAsia"/>
                <w:kern w:val="0"/>
                <w:szCs w:val="21"/>
              </w:rPr>
              <w:t xml:space="preserve">    </w:t>
            </w:r>
            <w:r w:rsidR="00001511" w:rsidRPr="008E358A">
              <w:rPr>
                <w:rFonts w:ascii="宋体" w:hAnsi="宋体" w:hint="eastAsia"/>
                <w:b/>
                <w:kern w:val="0"/>
                <w:szCs w:val="21"/>
              </w:rPr>
              <w:t>[输入</w:t>
            </w:r>
            <w:r w:rsidR="007007D2">
              <w:rPr>
                <w:rFonts w:ascii="宋体" w:hAnsi="宋体" w:hint="eastAsia"/>
                <w:b/>
                <w:kern w:val="0"/>
                <w:szCs w:val="21"/>
              </w:rPr>
              <w:t>]</w:t>
            </w:r>
          </w:p>
        </w:tc>
        <w:tc>
          <w:tcPr>
            <w:tcW w:w="4728" w:type="dxa"/>
            <w:gridSpan w:val="2"/>
            <w:tcBorders>
              <w:bottom w:val="single" w:sz="6" w:space="0" w:color="auto"/>
            </w:tcBorders>
          </w:tcPr>
          <w:p w:rsidR="004B0F74" w:rsidRDefault="004B0F74" w:rsidP="004B0F74">
            <w:pPr>
              <w:rPr>
                <w:rFonts w:ascii="宋体"/>
                <w:kern w:val="0"/>
                <w:szCs w:val="21"/>
              </w:rPr>
            </w:pPr>
            <w:r>
              <w:rPr>
                <w:rFonts w:ascii="宋体" w:hint="eastAsia"/>
                <w:kern w:val="0"/>
                <w:szCs w:val="21"/>
              </w:rPr>
              <w:t>超时参数，单位为秒</w:t>
            </w:r>
          </w:p>
          <w:p w:rsidR="004B0F74" w:rsidRPr="004C27C4" w:rsidRDefault="005E39ED" w:rsidP="004B0F74">
            <w:pPr>
              <w:ind w:firstLineChars="100" w:firstLine="210"/>
              <w:rPr>
                <w:rFonts w:ascii="宋体" w:hAnsi="宋体"/>
              </w:rPr>
            </w:pPr>
            <w:r>
              <w:rPr>
                <w:rFonts w:ascii="宋体" w:hAnsi="宋体" w:hint="eastAsia"/>
              </w:rPr>
              <w:t xml:space="preserve"> </w:t>
            </w:r>
            <w:r w:rsidR="004B0F74" w:rsidRPr="004C27C4">
              <w:rPr>
                <w:rFonts w:ascii="宋体" w:hAnsi="宋体" w:hint="eastAsia"/>
              </w:rPr>
              <w:t>&lt;0：无限等待时间</w:t>
            </w:r>
          </w:p>
          <w:p w:rsidR="00A6062E" w:rsidRPr="00322779" w:rsidRDefault="005E39ED" w:rsidP="004B0F74">
            <w:pPr>
              <w:rPr>
                <w:rFonts w:ascii="宋体"/>
                <w:kern w:val="0"/>
                <w:szCs w:val="21"/>
              </w:rPr>
            </w:pPr>
            <w:r>
              <w:rPr>
                <w:rFonts w:ascii="宋体" w:hAnsi="宋体" w:hint="eastAsia"/>
              </w:rPr>
              <w:t xml:space="preserve">  </w:t>
            </w:r>
            <w:r w:rsidR="004B0F74" w:rsidRPr="004C27C4">
              <w:rPr>
                <w:rFonts w:ascii="宋体" w:hAnsi="宋体" w:hint="eastAsia"/>
              </w:rPr>
              <w:t>&gt;=0：等待timeout(s)</w:t>
            </w:r>
          </w:p>
        </w:tc>
      </w:tr>
      <w:tr w:rsidR="00413EE7" w:rsidRPr="00322779" w:rsidTr="008118F9">
        <w:trPr>
          <w:trHeight w:val="249"/>
        </w:trPr>
        <w:tc>
          <w:tcPr>
            <w:tcW w:w="1276" w:type="dxa"/>
            <w:vMerge w:val="restart"/>
            <w:shd w:val="clear" w:color="auto" w:fill="548DD4"/>
            <w:vAlign w:val="center"/>
          </w:tcPr>
          <w:p w:rsidR="00413EE7" w:rsidRPr="002D0E79" w:rsidRDefault="00413EE7" w:rsidP="000549F6">
            <w:pPr>
              <w:jc w:val="center"/>
              <w:rPr>
                <w:rFonts w:ascii="宋体" w:hAnsi="宋体"/>
                <w:color w:val="FFFFFF"/>
                <w:kern w:val="0"/>
                <w:sz w:val="24"/>
              </w:rPr>
            </w:pPr>
            <w:r w:rsidRPr="002D0E79">
              <w:rPr>
                <w:rFonts w:ascii="宋体" w:hAnsi="宋体" w:hint="eastAsia"/>
                <w:color w:val="FFFFFF"/>
                <w:kern w:val="0"/>
                <w:sz w:val="24"/>
              </w:rPr>
              <w:t>返回值</w:t>
            </w:r>
          </w:p>
        </w:tc>
        <w:tc>
          <w:tcPr>
            <w:tcW w:w="3260" w:type="dxa"/>
            <w:gridSpan w:val="2"/>
            <w:tcBorders>
              <w:top w:val="single" w:sz="6" w:space="0" w:color="auto"/>
              <w:bottom w:val="single" w:sz="6" w:space="0" w:color="auto"/>
              <w:right w:val="nil"/>
            </w:tcBorders>
          </w:tcPr>
          <w:p w:rsidR="00413EE7" w:rsidRPr="00E87100" w:rsidRDefault="00413EE7" w:rsidP="0029096D">
            <w:pPr>
              <w:jc w:val="left"/>
            </w:pPr>
            <w:r>
              <w:rPr>
                <w:rFonts w:hint="eastAsia"/>
              </w:rPr>
              <w:t>&lt;0</w:t>
            </w:r>
          </w:p>
        </w:tc>
        <w:tc>
          <w:tcPr>
            <w:tcW w:w="3594" w:type="dxa"/>
            <w:tcBorders>
              <w:top w:val="single" w:sz="6" w:space="0" w:color="auto"/>
              <w:left w:val="nil"/>
              <w:bottom w:val="single" w:sz="6" w:space="0" w:color="auto"/>
              <w:right w:val="single" w:sz="6" w:space="0" w:color="auto"/>
            </w:tcBorders>
          </w:tcPr>
          <w:p w:rsidR="00413EE7" w:rsidRDefault="00413EE7" w:rsidP="0029096D">
            <w:r>
              <w:rPr>
                <w:rFonts w:hint="eastAsia"/>
              </w:rPr>
              <w:t>见返回值定义</w:t>
            </w:r>
          </w:p>
        </w:tc>
      </w:tr>
      <w:tr w:rsidR="00413EE7" w:rsidRPr="00322779" w:rsidTr="008118F9">
        <w:trPr>
          <w:trHeight w:val="249"/>
        </w:trPr>
        <w:tc>
          <w:tcPr>
            <w:tcW w:w="1276" w:type="dxa"/>
            <w:vMerge/>
            <w:shd w:val="clear" w:color="auto" w:fill="548DD4"/>
            <w:vAlign w:val="center"/>
          </w:tcPr>
          <w:p w:rsidR="00413EE7" w:rsidRPr="002D0E79" w:rsidRDefault="00413EE7" w:rsidP="000549F6">
            <w:pPr>
              <w:jc w:val="center"/>
              <w:rPr>
                <w:rFonts w:ascii="宋体" w:hAnsi="宋体"/>
                <w:color w:val="FFFFFF"/>
                <w:kern w:val="0"/>
                <w:sz w:val="24"/>
              </w:rPr>
            </w:pPr>
          </w:p>
        </w:tc>
        <w:tc>
          <w:tcPr>
            <w:tcW w:w="3260" w:type="dxa"/>
            <w:gridSpan w:val="2"/>
            <w:tcBorders>
              <w:top w:val="single" w:sz="6" w:space="0" w:color="auto"/>
              <w:bottom w:val="single" w:sz="6" w:space="0" w:color="auto"/>
              <w:right w:val="nil"/>
            </w:tcBorders>
          </w:tcPr>
          <w:p w:rsidR="00413EE7" w:rsidRPr="006F13BE" w:rsidRDefault="00413EE7" w:rsidP="00CB1C23">
            <w:pPr>
              <w:autoSpaceDE w:val="0"/>
              <w:autoSpaceDN w:val="0"/>
              <w:adjustRightInd w:val="0"/>
              <w:jc w:val="left"/>
              <w:rPr>
                <w:rFonts w:ascii="NSimSun" w:hAnsi="NSimSun" w:cs="NSimSun"/>
                <w:kern w:val="0"/>
                <w:sz w:val="19"/>
                <w:szCs w:val="19"/>
              </w:rPr>
            </w:pPr>
            <w:r>
              <w:rPr>
                <w:rFonts w:hint="eastAsia"/>
              </w:rPr>
              <w:t>E</w:t>
            </w:r>
            <w:r w:rsidRPr="006F13BE">
              <w:t>UI_RET_OK</w:t>
            </w:r>
          </w:p>
        </w:tc>
        <w:tc>
          <w:tcPr>
            <w:tcW w:w="3594" w:type="dxa"/>
            <w:tcBorders>
              <w:top w:val="single" w:sz="6" w:space="0" w:color="auto"/>
              <w:left w:val="nil"/>
              <w:bottom w:val="single" w:sz="6" w:space="0" w:color="auto"/>
              <w:right w:val="single" w:sz="6" w:space="0" w:color="auto"/>
            </w:tcBorders>
          </w:tcPr>
          <w:p w:rsidR="00413EE7" w:rsidRDefault="00413EE7" w:rsidP="0020146E">
            <w:r>
              <w:rPr>
                <w:rFonts w:ascii="宋体" w:hAnsi="宋体" w:hint="eastAsia"/>
              </w:rPr>
              <w:t>执行成功，显示超时退出</w:t>
            </w:r>
          </w:p>
        </w:tc>
      </w:tr>
      <w:tr w:rsidR="00413EE7" w:rsidRPr="00322779" w:rsidTr="008118F9">
        <w:trPr>
          <w:trHeight w:val="249"/>
        </w:trPr>
        <w:tc>
          <w:tcPr>
            <w:tcW w:w="1276" w:type="dxa"/>
            <w:vMerge/>
            <w:shd w:val="clear" w:color="auto" w:fill="548DD4"/>
            <w:vAlign w:val="center"/>
          </w:tcPr>
          <w:p w:rsidR="00413EE7" w:rsidRPr="002D0E79" w:rsidRDefault="00413EE7" w:rsidP="000549F6">
            <w:pPr>
              <w:jc w:val="center"/>
              <w:rPr>
                <w:rFonts w:ascii="宋体" w:hAnsi="宋体"/>
                <w:color w:val="FFFFFF"/>
                <w:kern w:val="0"/>
                <w:sz w:val="24"/>
              </w:rPr>
            </w:pPr>
          </w:p>
        </w:tc>
        <w:tc>
          <w:tcPr>
            <w:tcW w:w="3260" w:type="dxa"/>
            <w:gridSpan w:val="2"/>
            <w:tcBorders>
              <w:top w:val="single" w:sz="6" w:space="0" w:color="auto"/>
              <w:bottom w:val="single" w:sz="6" w:space="0" w:color="auto"/>
              <w:right w:val="nil"/>
            </w:tcBorders>
          </w:tcPr>
          <w:p w:rsidR="00413EE7" w:rsidRDefault="00413EE7" w:rsidP="00CB1C23">
            <w:pPr>
              <w:jc w:val="left"/>
            </w:pPr>
            <w:r>
              <w:rPr>
                <w:rFonts w:hint="eastAsia"/>
              </w:rPr>
              <w:t>1</w:t>
            </w:r>
          </w:p>
        </w:tc>
        <w:tc>
          <w:tcPr>
            <w:tcW w:w="3594" w:type="dxa"/>
            <w:tcBorders>
              <w:top w:val="single" w:sz="6" w:space="0" w:color="auto"/>
              <w:left w:val="nil"/>
              <w:bottom w:val="single" w:sz="6" w:space="0" w:color="auto"/>
              <w:right w:val="single" w:sz="6" w:space="0" w:color="auto"/>
            </w:tcBorders>
          </w:tcPr>
          <w:p w:rsidR="00413EE7" w:rsidRDefault="00413EE7" w:rsidP="0020146E">
            <w:r>
              <w:rPr>
                <w:rFonts w:ascii="宋体" w:hAnsi="宋体" w:hint="eastAsia"/>
              </w:rPr>
              <w:t>该页面有返回值，出参</w:t>
            </w:r>
            <w:r>
              <w:rPr>
                <w:rFonts w:ascii="宋体" w:hAnsi="宋体"/>
                <w:kern w:val="0"/>
                <w:szCs w:val="21"/>
              </w:rPr>
              <w:t>d</w:t>
            </w:r>
            <w:r>
              <w:rPr>
                <w:rFonts w:ascii="宋体" w:hAnsi="宋体" w:hint="eastAsia"/>
                <w:kern w:val="0"/>
                <w:szCs w:val="21"/>
              </w:rPr>
              <w:t>ataOut</w:t>
            </w:r>
            <w:r>
              <w:rPr>
                <w:rFonts w:ascii="宋体" w:hAnsi="宋体" w:hint="eastAsia"/>
              </w:rPr>
              <w:t>为逻辑键值。</w:t>
            </w:r>
          </w:p>
        </w:tc>
      </w:tr>
      <w:tr w:rsidR="00413EE7" w:rsidRPr="00322779" w:rsidTr="008118F9">
        <w:trPr>
          <w:trHeight w:val="249"/>
        </w:trPr>
        <w:tc>
          <w:tcPr>
            <w:tcW w:w="1276" w:type="dxa"/>
            <w:vMerge/>
            <w:shd w:val="clear" w:color="auto" w:fill="548DD4"/>
            <w:vAlign w:val="center"/>
          </w:tcPr>
          <w:p w:rsidR="00413EE7" w:rsidRPr="002D0E79" w:rsidRDefault="00413EE7" w:rsidP="000549F6">
            <w:pPr>
              <w:jc w:val="center"/>
              <w:rPr>
                <w:rFonts w:ascii="宋体" w:hAnsi="宋体"/>
                <w:color w:val="FFFFFF"/>
                <w:kern w:val="0"/>
                <w:sz w:val="24"/>
              </w:rPr>
            </w:pPr>
          </w:p>
        </w:tc>
        <w:tc>
          <w:tcPr>
            <w:tcW w:w="3260" w:type="dxa"/>
            <w:gridSpan w:val="2"/>
            <w:tcBorders>
              <w:top w:val="single" w:sz="6" w:space="0" w:color="auto"/>
              <w:bottom w:val="single" w:sz="6" w:space="0" w:color="auto"/>
              <w:right w:val="nil"/>
            </w:tcBorders>
          </w:tcPr>
          <w:p w:rsidR="00413EE7" w:rsidRDefault="00413EE7" w:rsidP="00CB1C23">
            <w:pPr>
              <w:jc w:val="left"/>
            </w:pPr>
            <w:r>
              <w:t>2</w:t>
            </w:r>
          </w:p>
        </w:tc>
        <w:tc>
          <w:tcPr>
            <w:tcW w:w="3594" w:type="dxa"/>
            <w:tcBorders>
              <w:top w:val="single" w:sz="6" w:space="0" w:color="auto"/>
              <w:left w:val="nil"/>
              <w:bottom w:val="single" w:sz="6" w:space="0" w:color="auto"/>
              <w:right w:val="single" w:sz="6" w:space="0" w:color="auto"/>
            </w:tcBorders>
          </w:tcPr>
          <w:p w:rsidR="00413EE7" w:rsidRDefault="00413EE7" w:rsidP="0020146E">
            <w:r>
              <w:rPr>
                <w:rFonts w:ascii="宋体" w:hAnsi="宋体" w:hint="eastAsia"/>
              </w:rPr>
              <w:t>该页面有返回值，出参</w:t>
            </w:r>
            <w:r>
              <w:rPr>
                <w:rFonts w:ascii="宋体" w:hAnsi="宋体"/>
                <w:kern w:val="0"/>
                <w:szCs w:val="21"/>
              </w:rPr>
              <w:t>d</w:t>
            </w:r>
            <w:r>
              <w:rPr>
                <w:rFonts w:ascii="宋体" w:hAnsi="宋体" w:hint="eastAsia"/>
                <w:kern w:val="0"/>
                <w:szCs w:val="21"/>
              </w:rPr>
              <w:t>ataOut</w:t>
            </w:r>
            <w:r>
              <w:rPr>
                <w:rFonts w:ascii="宋体" w:hAnsi="宋体" w:hint="eastAsia"/>
              </w:rPr>
              <w:t>为字符串。</w:t>
            </w:r>
          </w:p>
        </w:tc>
      </w:tr>
      <w:tr w:rsidR="00413EE7" w:rsidRPr="00322779" w:rsidTr="008118F9">
        <w:trPr>
          <w:trHeight w:val="249"/>
        </w:trPr>
        <w:tc>
          <w:tcPr>
            <w:tcW w:w="1276" w:type="dxa"/>
            <w:vMerge/>
            <w:shd w:val="clear" w:color="auto" w:fill="548DD4"/>
            <w:vAlign w:val="center"/>
          </w:tcPr>
          <w:p w:rsidR="00413EE7" w:rsidRPr="002D0E79" w:rsidRDefault="00413EE7" w:rsidP="000549F6">
            <w:pPr>
              <w:jc w:val="center"/>
              <w:rPr>
                <w:rFonts w:ascii="宋体" w:hAnsi="宋体"/>
                <w:color w:val="FFFFFF"/>
                <w:kern w:val="0"/>
                <w:sz w:val="24"/>
              </w:rPr>
            </w:pPr>
          </w:p>
        </w:tc>
        <w:tc>
          <w:tcPr>
            <w:tcW w:w="3260" w:type="dxa"/>
            <w:gridSpan w:val="2"/>
            <w:tcBorders>
              <w:top w:val="single" w:sz="6" w:space="0" w:color="auto"/>
              <w:bottom w:val="single" w:sz="6" w:space="0" w:color="auto"/>
              <w:right w:val="nil"/>
            </w:tcBorders>
          </w:tcPr>
          <w:p w:rsidR="00413EE7" w:rsidRDefault="00413EE7" w:rsidP="00CB1C23">
            <w:pPr>
              <w:jc w:val="left"/>
            </w:pPr>
            <w:r>
              <w:rPr>
                <w:rFonts w:hint="eastAsia"/>
              </w:rPr>
              <w:t>3</w:t>
            </w:r>
          </w:p>
        </w:tc>
        <w:tc>
          <w:tcPr>
            <w:tcW w:w="3594" w:type="dxa"/>
            <w:tcBorders>
              <w:top w:val="single" w:sz="6" w:space="0" w:color="auto"/>
              <w:left w:val="nil"/>
              <w:bottom w:val="single" w:sz="6" w:space="0" w:color="auto"/>
              <w:right w:val="single" w:sz="6" w:space="0" w:color="auto"/>
            </w:tcBorders>
          </w:tcPr>
          <w:p w:rsidR="00413EE7" w:rsidRDefault="00413EE7" w:rsidP="00833460">
            <w:pPr>
              <w:rPr>
                <w:rFonts w:ascii="宋体" w:hAnsi="宋体"/>
              </w:rPr>
            </w:pPr>
            <w:r>
              <w:rPr>
                <w:rFonts w:ascii="宋体" w:hAnsi="宋体" w:hint="eastAsia"/>
              </w:rPr>
              <w:t>该页面有返回值，出参</w:t>
            </w:r>
            <w:r>
              <w:rPr>
                <w:rFonts w:ascii="宋体" w:hAnsi="宋体"/>
                <w:kern w:val="0"/>
                <w:szCs w:val="21"/>
              </w:rPr>
              <w:t>d</w:t>
            </w:r>
            <w:r>
              <w:rPr>
                <w:rFonts w:ascii="宋体" w:hAnsi="宋体" w:hint="eastAsia"/>
                <w:kern w:val="0"/>
                <w:szCs w:val="21"/>
              </w:rPr>
              <w:t>ataOut</w:t>
            </w:r>
            <w:r>
              <w:rPr>
                <w:rFonts w:ascii="宋体" w:hAnsi="宋体" w:hint="eastAsia"/>
              </w:rPr>
              <w:t>为页面中菜单项</w:t>
            </w:r>
            <w:r w:rsidRPr="00833460">
              <w:rPr>
                <w:rFonts w:ascii="宋体" w:hAnsi="宋体"/>
              </w:rPr>
              <w:t>MenuItem</w:t>
            </w:r>
            <w:r>
              <w:rPr>
                <w:rFonts w:ascii="宋体" w:hAnsi="宋体" w:hint="eastAsia"/>
              </w:rPr>
              <w:t>的name定义</w:t>
            </w:r>
          </w:p>
        </w:tc>
      </w:tr>
      <w:tr w:rsidR="00413EE7" w:rsidRPr="00322779" w:rsidTr="008118F9">
        <w:trPr>
          <w:trHeight w:val="249"/>
        </w:trPr>
        <w:tc>
          <w:tcPr>
            <w:tcW w:w="1276" w:type="dxa"/>
            <w:vMerge/>
            <w:shd w:val="clear" w:color="auto" w:fill="548DD4"/>
            <w:vAlign w:val="center"/>
          </w:tcPr>
          <w:p w:rsidR="00413EE7" w:rsidRPr="002D0E79" w:rsidRDefault="00413EE7" w:rsidP="000549F6">
            <w:pPr>
              <w:jc w:val="center"/>
              <w:rPr>
                <w:rFonts w:ascii="宋体" w:hAnsi="宋体"/>
                <w:color w:val="FFFFFF"/>
                <w:kern w:val="0"/>
                <w:sz w:val="24"/>
              </w:rPr>
            </w:pPr>
          </w:p>
        </w:tc>
        <w:tc>
          <w:tcPr>
            <w:tcW w:w="3260" w:type="dxa"/>
            <w:gridSpan w:val="2"/>
            <w:tcBorders>
              <w:top w:val="single" w:sz="6" w:space="0" w:color="auto"/>
              <w:bottom w:val="single" w:sz="6" w:space="0" w:color="auto"/>
              <w:right w:val="nil"/>
            </w:tcBorders>
          </w:tcPr>
          <w:p w:rsidR="00413EE7" w:rsidRDefault="00413EE7" w:rsidP="009775AB">
            <w:pPr>
              <w:jc w:val="left"/>
            </w:pPr>
            <w:r>
              <w:rPr>
                <w:rFonts w:hint="eastAsia"/>
              </w:rPr>
              <w:t>4</w:t>
            </w:r>
          </w:p>
        </w:tc>
        <w:tc>
          <w:tcPr>
            <w:tcW w:w="3594" w:type="dxa"/>
            <w:tcBorders>
              <w:top w:val="single" w:sz="6" w:space="0" w:color="auto"/>
              <w:left w:val="nil"/>
              <w:bottom w:val="single" w:sz="6" w:space="0" w:color="auto"/>
              <w:right w:val="single" w:sz="6" w:space="0" w:color="auto"/>
            </w:tcBorders>
          </w:tcPr>
          <w:p w:rsidR="00413EE7" w:rsidRDefault="00413EE7" w:rsidP="00270614">
            <w:pPr>
              <w:rPr>
                <w:rFonts w:ascii="宋体" w:hAnsi="宋体"/>
              </w:rPr>
            </w:pPr>
            <w:r>
              <w:rPr>
                <w:rFonts w:ascii="宋体" w:hAnsi="宋体" w:hint="eastAsia"/>
              </w:rPr>
              <w:t>该页面有返回值，出参</w:t>
            </w:r>
            <w:r>
              <w:rPr>
                <w:rFonts w:ascii="宋体" w:hAnsi="宋体"/>
                <w:kern w:val="0"/>
                <w:szCs w:val="21"/>
              </w:rPr>
              <w:t>d</w:t>
            </w:r>
            <w:r>
              <w:rPr>
                <w:rFonts w:ascii="宋体" w:hAnsi="宋体" w:hint="eastAsia"/>
                <w:kern w:val="0"/>
                <w:szCs w:val="21"/>
              </w:rPr>
              <w:t>ataOut</w:t>
            </w:r>
            <w:r>
              <w:rPr>
                <w:rFonts w:ascii="宋体" w:hAnsi="宋体" w:hint="eastAsia"/>
              </w:rPr>
              <w:t>为签名板的点阵轨迹</w:t>
            </w:r>
          </w:p>
        </w:tc>
      </w:tr>
      <w:tr w:rsidR="00413EE7" w:rsidRPr="00322779" w:rsidTr="008118F9">
        <w:trPr>
          <w:trHeight w:val="249"/>
        </w:trPr>
        <w:tc>
          <w:tcPr>
            <w:tcW w:w="1276" w:type="dxa"/>
            <w:vMerge/>
            <w:shd w:val="clear" w:color="auto" w:fill="548DD4"/>
            <w:vAlign w:val="center"/>
          </w:tcPr>
          <w:p w:rsidR="00413EE7" w:rsidRPr="002D0E79" w:rsidRDefault="00413EE7" w:rsidP="000549F6">
            <w:pPr>
              <w:jc w:val="center"/>
              <w:rPr>
                <w:rFonts w:ascii="宋体" w:hAnsi="宋体"/>
                <w:color w:val="FFFFFF"/>
                <w:kern w:val="0"/>
                <w:sz w:val="24"/>
              </w:rPr>
            </w:pPr>
          </w:p>
        </w:tc>
        <w:tc>
          <w:tcPr>
            <w:tcW w:w="3260" w:type="dxa"/>
            <w:gridSpan w:val="2"/>
            <w:tcBorders>
              <w:top w:val="single" w:sz="6" w:space="0" w:color="auto"/>
              <w:bottom w:val="single" w:sz="6" w:space="0" w:color="auto"/>
              <w:right w:val="nil"/>
            </w:tcBorders>
          </w:tcPr>
          <w:p w:rsidR="00413EE7" w:rsidRDefault="00413EE7" w:rsidP="009775AB">
            <w:pPr>
              <w:jc w:val="left"/>
            </w:pPr>
            <w:r>
              <w:rPr>
                <w:rFonts w:hint="eastAsia"/>
              </w:rPr>
              <w:t>7</w:t>
            </w:r>
          </w:p>
        </w:tc>
        <w:tc>
          <w:tcPr>
            <w:tcW w:w="3594" w:type="dxa"/>
            <w:tcBorders>
              <w:top w:val="single" w:sz="6" w:space="0" w:color="auto"/>
              <w:left w:val="nil"/>
              <w:bottom w:val="single" w:sz="6" w:space="0" w:color="auto"/>
              <w:right w:val="single" w:sz="6" w:space="0" w:color="auto"/>
            </w:tcBorders>
          </w:tcPr>
          <w:p w:rsidR="00413EE7" w:rsidRDefault="00413EE7" w:rsidP="00270614">
            <w:pPr>
              <w:rPr>
                <w:rFonts w:ascii="宋体" w:hAnsi="宋体"/>
              </w:rPr>
            </w:pPr>
            <w:r>
              <w:rPr>
                <w:rFonts w:ascii="宋体" w:hAnsi="宋体" w:hint="eastAsia"/>
              </w:rPr>
              <w:t>该页面有返回值，出参为多编辑框的TLV值，</w:t>
            </w:r>
          </w:p>
        </w:tc>
      </w:tr>
      <w:tr w:rsidR="00270614" w:rsidRPr="00322779" w:rsidTr="00702621">
        <w:tc>
          <w:tcPr>
            <w:tcW w:w="1276" w:type="dxa"/>
            <w:shd w:val="clear" w:color="auto" w:fill="548DD4"/>
            <w:vAlign w:val="center"/>
          </w:tcPr>
          <w:p w:rsidR="00270614" w:rsidRPr="002D0E79" w:rsidRDefault="00270614" w:rsidP="000549F6">
            <w:pPr>
              <w:jc w:val="center"/>
              <w:rPr>
                <w:rFonts w:ascii="宋体" w:hAnsi="宋体"/>
                <w:color w:val="FFFFFF"/>
                <w:kern w:val="0"/>
                <w:sz w:val="24"/>
              </w:rPr>
            </w:pPr>
            <w:r>
              <w:rPr>
                <w:rFonts w:ascii="宋体" w:hAnsi="宋体" w:hint="eastAsia"/>
                <w:color w:val="FFFFFF"/>
                <w:kern w:val="0"/>
                <w:sz w:val="24"/>
              </w:rPr>
              <w:t xml:space="preserve">用　法 </w:t>
            </w:r>
          </w:p>
        </w:tc>
        <w:tc>
          <w:tcPr>
            <w:tcW w:w="6854" w:type="dxa"/>
            <w:gridSpan w:val="3"/>
            <w:tcBorders>
              <w:top w:val="single" w:sz="6" w:space="0" w:color="auto"/>
            </w:tcBorders>
          </w:tcPr>
          <w:p w:rsidR="00270614" w:rsidRPr="00883E9D" w:rsidRDefault="00270614" w:rsidP="00A85942">
            <w:r>
              <w:rPr>
                <w:rFonts w:hint="eastAsia"/>
                <w:b/>
              </w:rPr>
              <w:t xml:space="preserve">  </w:t>
            </w:r>
            <w:r>
              <w:rPr>
                <w:rFonts w:hint="eastAsia"/>
              </w:rPr>
              <w:t>加载一个页面，并等待用户触发页面事件：</w:t>
            </w:r>
          </w:p>
          <w:p w:rsidR="00270614" w:rsidRPr="00FA5D4D" w:rsidRDefault="00270614" w:rsidP="00A85942">
            <w:pPr>
              <w:rPr>
                <w:b/>
              </w:rPr>
            </w:pPr>
            <w:r>
              <w:rPr>
                <w:rFonts w:hint="eastAsia"/>
                <w:b/>
              </w:rPr>
              <w:t xml:space="preserve">  </w:t>
            </w:r>
            <w:r>
              <w:rPr>
                <w:rFonts w:hint="eastAsia"/>
                <w:b/>
              </w:rPr>
              <w:t>．．．</w:t>
            </w:r>
          </w:p>
          <w:p w:rsidR="00270614" w:rsidRPr="00E56B4F" w:rsidRDefault="00270614" w:rsidP="00A85942">
            <w:r w:rsidRPr="00E56B4F">
              <w:rPr>
                <w:rFonts w:hint="eastAsia"/>
              </w:rPr>
              <w:t xml:space="preserve">　</w:t>
            </w:r>
            <w:r>
              <w:rPr>
                <w:rFonts w:hint="eastAsia"/>
              </w:rPr>
              <w:t>EUI_Load(0</w:t>
            </w:r>
            <w:r w:rsidRPr="00E56B4F">
              <w:rPr>
                <w:rFonts w:hint="eastAsia"/>
              </w:rPr>
              <w:t xml:space="preserve"> "payment.xml");</w:t>
            </w:r>
          </w:p>
          <w:p w:rsidR="00270614" w:rsidRPr="00E56B4F" w:rsidRDefault="00270614" w:rsidP="00E56B4F">
            <w:pPr>
              <w:ind w:firstLineChars="100" w:firstLine="210"/>
            </w:pPr>
            <w:r w:rsidRPr="00E56B4F">
              <w:rPr>
                <w:rFonts w:hint="eastAsia"/>
              </w:rPr>
              <w:t>while(1)</w:t>
            </w:r>
          </w:p>
          <w:p w:rsidR="00270614" w:rsidRPr="00E56B4F" w:rsidRDefault="00270614" w:rsidP="00892EC0">
            <w:pPr>
              <w:tabs>
                <w:tab w:val="left" w:pos="2652"/>
              </w:tabs>
              <w:ind w:firstLineChars="100" w:firstLine="210"/>
            </w:pPr>
            <w:r w:rsidRPr="00E56B4F">
              <w:rPr>
                <w:rFonts w:hint="eastAsia"/>
              </w:rPr>
              <w:t>{</w:t>
            </w:r>
            <w:r>
              <w:tab/>
            </w:r>
          </w:p>
          <w:p w:rsidR="00270614" w:rsidRDefault="00270614" w:rsidP="009065B2">
            <w:pPr>
              <w:ind w:firstLineChars="100" w:firstLine="211"/>
              <w:rPr>
                <w:b/>
              </w:rPr>
            </w:pPr>
            <w:r>
              <w:rPr>
                <w:rFonts w:hint="eastAsia"/>
                <w:b/>
              </w:rPr>
              <w:t xml:space="preserve">    ret = EUI_Process(</w:t>
            </w:r>
            <w:r>
              <w:rPr>
                <w:rFonts w:hint="eastAsia"/>
              </w:rPr>
              <w:t>0</w:t>
            </w:r>
            <w:r>
              <w:rPr>
                <w:rFonts w:hint="eastAsia"/>
                <w:b/>
              </w:rPr>
              <w:t>, 0, buffer, sizeof(buffer),  &amp;</w:t>
            </w:r>
            <w:r>
              <w:rPr>
                <w:rFonts w:hint="eastAsia"/>
              </w:rPr>
              <w:t xml:space="preserve"> </w:t>
            </w:r>
            <w:r w:rsidRPr="0023270F">
              <w:rPr>
                <w:rFonts w:hint="eastAsia"/>
                <w:b/>
              </w:rPr>
              <w:t>lenOut</w:t>
            </w:r>
            <w:r>
              <w:rPr>
                <w:rFonts w:hint="eastAsia"/>
                <w:b/>
              </w:rPr>
              <w:t xml:space="preserve"> );</w:t>
            </w:r>
          </w:p>
          <w:p w:rsidR="00270614" w:rsidRPr="00E56B4F" w:rsidRDefault="00270614" w:rsidP="009065B2">
            <w:pPr>
              <w:ind w:firstLineChars="100" w:firstLine="211"/>
            </w:pPr>
            <w:r>
              <w:rPr>
                <w:rFonts w:hint="eastAsia"/>
                <w:b/>
              </w:rPr>
              <w:t xml:space="preserve">   </w:t>
            </w:r>
            <w:r w:rsidRPr="00E56B4F">
              <w:rPr>
                <w:rFonts w:hint="eastAsia"/>
              </w:rPr>
              <w:t xml:space="preserve"> if(ret &gt; 0) break;</w:t>
            </w:r>
          </w:p>
          <w:p w:rsidR="00270614" w:rsidRPr="009065B2" w:rsidRDefault="00270614" w:rsidP="00E56B4F">
            <w:pPr>
              <w:ind w:firstLineChars="100" w:firstLine="210"/>
              <w:rPr>
                <w:b/>
              </w:rPr>
            </w:pPr>
            <w:r w:rsidRPr="00E56B4F">
              <w:rPr>
                <w:rFonts w:hint="eastAsia"/>
              </w:rPr>
              <w:t>}</w:t>
            </w:r>
          </w:p>
        </w:tc>
      </w:tr>
      <w:tr w:rsidR="00270614" w:rsidRPr="00322779" w:rsidTr="00702621">
        <w:tc>
          <w:tcPr>
            <w:tcW w:w="1276" w:type="dxa"/>
            <w:shd w:val="clear" w:color="auto" w:fill="548DD4"/>
            <w:vAlign w:val="center"/>
          </w:tcPr>
          <w:p w:rsidR="00270614" w:rsidRPr="002D0E79" w:rsidRDefault="00270614" w:rsidP="000549F6">
            <w:pPr>
              <w:jc w:val="center"/>
              <w:rPr>
                <w:rFonts w:ascii="宋体" w:hAnsi="宋体"/>
                <w:color w:val="FFFFFF"/>
                <w:kern w:val="0"/>
                <w:sz w:val="24"/>
              </w:rPr>
            </w:pPr>
            <w:r w:rsidRPr="002D0E79">
              <w:rPr>
                <w:rFonts w:ascii="宋体" w:hAnsi="宋体" w:hint="eastAsia"/>
                <w:color w:val="FFFFFF"/>
                <w:kern w:val="0"/>
                <w:sz w:val="24"/>
              </w:rPr>
              <w:t>补充说明</w:t>
            </w:r>
          </w:p>
        </w:tc>
        <w:tc>
          <w:tcPr>
            <w:tcW w:w="6854" w:type="dxa"/>
            <w:gridSpan w:val="3"/>
            <w:tcBorders>
              <w:top w:val="single" w:sz="6" w:space="0" w:color="auto"/>
            </w:tcBorders>
          </w:tcPr>
          <w:p w:rsidR="00270614" w:rsidRDefault="00270614" w:rsidP="00F37262">
            <w:r>
              <w:rPr>
                <w:rFonts w:hint="eastAsia"/>
              </w:rPr>
              <w:t>对于所有控件，确认键与取消键均可响应，返回值为</w:t>
            </w:r>
            <w:r w:rsidR="00EA4823">
              <w:rPr>
                <w:rFonts w:hint="eastAsia"/>
              </w:rPr>
              <w:t>1</w:t>
            </w:r>
            <w:r>
              <w:rPr>
                <w:rFonts w:hint="eastAsia"/>
              </w:rPr>
              <w:t>，</w:t>
            </w:r>
            <w:r>
              <w:rPr>
                <w:rFonts w:hint="eastAsia"/>
              </w:rPr>
              <w:t>dataOut</w:t>
            </w:r>
            <w:r>
              <w:rPr>
                <w:rFonts w:hint="eastAsia"/>
              </w:rPr>
              <w:t>出参为</w:t>
            </w:r>
            <w:r w:rsidR="002060FB">
              <w:rPr>
                <w:rFonts w:hint="eastAsia"/>
              </w:rPr>
              <w:t>按下的确认键或取消键键值</w:t>
            </w:r>
          </w:p>
          <w:p w:rsidR="007218EB" w:rsidRDefault="007218EB" w:rsidP="00F37262">
            <w:r w:rsidRPr="007218EB">
              <w:rPr>
                <w:rFonts w:hint="eastAsia"/>
              </w:rPr>
              <w:t>对于除编辑框与菜单之外的控件，</w:t>
            </w:r>
            <w:r w:rsidRPr="007218EB">
              <w:rPr>
                <w:rFonts w:hint="eastAsia"/>
              </w:rPr>
              <w:t xml:space="preserve">  </w:t>
            </w:r>
            <w:r w:rsidRPr="007218EB">
              <w:rPr>
                <w:rFonts w:hint="eastAsia"/>
              </w:rPr>
              <w:t>按下任何按键，返回值均为</w:t>
            </w:r>
            <w:r w:rsidRPr="007218EB">
              <w:rPr>
                <w:rFonts w:hint="eastAsia"/>
              </w:rPr>
              <w:t>1</w:t>
            </w:r>
            <w:r w:rsidRPr="007218EB">
              <w:rPr>
                <w:rFonts w:hint="eastAsia"/>
              </w:rPr>
              <w:t>，</w:t>
            </w:r>
            <w:r w:rsidRPr="007218EB">
              <w:rPr>
                <w:rFonts w:hint="eastAsia"/>
              </w:rPr>
              <w:t>dataOut</w:t>
            </w:r>
            <w:r w:rsidRPr="007218EB">
              <w:rPr>
                <w:rFonts w:hint="eastAsia"/>
              </w:rPr>
              <w:t>为按下的键值。</w:t>
            </w:r>
          </w:p>
          <w:p w:rsidR="00270614" w:rsidRDefault="00270614" w:rsidP="00F37262">
            <w:r>
              <w:rPr>
                <w:rFonts w:hint="eastAsia"/>
              </w:rPr>
              <w:t>对于带编辑框的页面，如有输入值时，将返回</w:t>
            </w:r>
            <w:r>
              <w:rPr>
                <w:rFonts w:hint="eastAsia"/>
              </w:rPr>
              <w:t>2</w:t>
            </w:r>
            <w:r>
              <w:rPr>
                <w:rFonts w:hint="eastAsia"/>
              </w:rPr>
              <w:t>，</w:t>
            </w:r>
            <w:r>
              <w:rPr>
                <w:rFonts w:hint="eastAsia"/>
              </w:rPr>
              <w:t>dataOut</w:t>
            </w:r>
            <w:r>
              <w:rPr>
                <w:rFonts w:hint="eastAsia"/>
              </w:rPr>
              <w:t>为输入的字符串。</w:t>
            </w:r>
          </w:p>
          <w:p w:rsidR="00CB4F46" w:rsidRDefault="00270614" w:rsidP="00F37262">
            <w:r>
              <w:rPr>
                <w:rFonts w:hint="eastAsia"/>
              </w:rPr>
              <w:t>对于带菜单的页面，如有</w:t>
            </w:r>
            <w:r>
              <w:rPr>
                <w:rFonts w:hint="eastAsia"/>
              </w:rPr>
              <w:t>1-9</w:t>
            </w:r>
            <w:r>
              <w:rPr>
                <w:rFonts w:hint="eastAsia"/>
              </w:rPr>
              <w:t>按键，将返回</w:t>
            </w:r>
            <w:r>
              <w:rPr>
                <w:rFonts w:hint="eastAsia"/>
              </w:rPr>
              <w:t>3</w:t>
            </w:r>
            <w:r>
              <w:rPr>
                <w:rFonts w:hint="eastAsia"/>
              </w:rPr>
              <w:t>，</w:t>
            </w:r>
            <w:r>
              <w:rPr>
                <w:rFonts w:hint="eastAsia"/>
              </w:rPr>
              <w:t>dataOut</w:t>
            </w:r>
            <w:r>
              <w:rPr>
                <w:rFonts w:hint="eastAsia"/>
              </w:rPr>
              <w:t>为按键对应菜单项的</w:t>
            </w:r>
            <w:r>
              <w:rPr>
                <w:rFonts w:hint="eastAsia"/>
              </w:rPr>
              <w:t>name</w:t>
            </w:r>
            <w:r>
              <w:rPr>
                <w:rFonts w:hint="eastAsia"/>
              </w:rPr>
              <w:t>值。</w:t>
            </w:r>
          </w:p>
          <w:p w:rsidR="00CB4F46" w:rsidRDefault="00CB4F46" w:rsidP="00CB4F46">
            <w:r>
              <w:rPr>
                <w:rFonts w:hint="eastAsia"/>
              </w:rPr>
              <w:lastRenderedPageBreak/>
              <w:t>对于带签名板的页面，且支持轨迹输出，将返回</w:t>
            </w:r>
            <w:r>
              <w:rPr>
                <w:rFonts w:hint="eastAsia"/>
              </w:rPr>
              <w:t>4</w:t>
            </w:r>
            <w:r>
              <w:rPr>
                <w:rFonts w:hint="eastAsia"/>
              </w:rPr>
              <w:t>，</w:t>
            </w:r>
            <w:r>
              <w:rPr>
                <w:rFonts w:hint="eastAsia"/>
              </w:rPr>
              <w:t>dataOut</w:t>
            </w:r>
            <w:r>
              <w:rPr>
                <w:rFonts w:hint="eastAsia"/>
              </w:rPr>
              <w:t>为轨迹的点阵数据。</w:t>
            </w:r>
          </w:p>
          <w:p w:rsidR="00C67FA0" w:rsidRDefault="00C67FA0" w:rsidP="00C67FA0">
            <w:r>
              <w:rPr>
                <w:rFonts w:hint="eastAsia"/>
              </w:rPr>
              <w:t>对于有两个以上编辑框的页面，输入完毕之后按确认键，将返回</w:t>
            </w:r>
            <w:r w:rsidR="00F503B7">
              <w:rPr>
                <w:rFonts w:hint="eastAsia"/>
              </w:rPr>
              <w:t>7</w:t>
            </w:r>
            <w:r>
              <w:rPr>
                <w:rFonts w:hint="eastAsia"/>
              </w:rPr>
              <w:t>，</w:t>
            </w:r>
            <w:r>
              <w:rPr>
                <w:rFonts w:hint="eastAsia"/>
              </w:rPr>
              <w:t>dataOut</w:t>
            </w:r>
            <w:r>
              <w:rPr>
                <w:rFonts w:hint="eastAsia"/>
              </w:rPr>
              <w:t>为这些编辑框输入数据的组合。格式为：</w:t>
            </w:r>
          </w:p>
          <w:p w:rsidR="00CB4F46" w:rsidRPr="00C67FA0" w:rsidRDefault="00A12852" w:rsidP="00C67FA0">
            <w:r>
              <w:rPr>
                <w:rFonts w:hint="eastAsia"/>
              </w:rPr>
              <w:t>编辑框个数（</w:t>
            </w:r>
            <w:r>
              <w:rPr>
                <w:rFonts w:hint="eastAsia"/>
              </w:rPr>
              <w:t>1</w:t>
            </w:r>
            <w:r>
              <w:rPr>
                <w:rFonts w:hint="eastAsia"/>
              </w:rPr>
              <w:t>字节）</w:t>
            </w:r>
            <w:r>
              <w:rPr>
                <w:rFonts w:hint="eastAsia"/>
              </w:rPr>
              <w:t>+</w:t>
            </w:r>
            <w:r>
              <w:rPr>
                <w:rFonts w:hint="eastAsia"/>
              </w:rPr>
              <w:t>第</w:t>
            </w:r>
            <w:r>
              <w:rPr>
                <w:rFonts w:hint="eastAsia"/>
              </w:rPr>
              <w:t>0</w:t>
            </w:r>
            <w:r>
              <w:rPr>
                <w:rFonts w:hint="eastAsia"/>
              </w:rPr>
              <w:t>个编辑框编号（</w:t>
            </w:r>
            <w:r>
              <w:rPr>
                <w:rFonts w:hint="eastAsia"/>
              </w:rPr>
              <w:t>1</w:t>
            </w:r>
            <w:r>
              <w:rPr>
                <w:rFonts w:hint="eastAsia"/>
              </w:rPr>
              <w:t>字节）</w:t>
            </w:r>
            <w:r>
              <w:rPr>
                <w:rFonts w:hint="eastAsia"/>
              </w:rPr>
              <w:t>+</w:t>
            </w:r>
            <w:r>
              <w:rPr>
                <w:rFonts w:hint="eastAsia"/>
              </w:rPr>
              <w:t>第</w:t>
            </w:r>
            <w:r>
              <w:rPr>
                <w:rFonts w:hint="eastAsia"/>
              </w:rPr>
              <w:t>0</w:t>
            </w:r>
            <w:r>
              <w:rPr>
                <w:rFonts w:hint="eastAsia"/>
              </w:rPr>
              <w:t>个编辑框数据长度（</w:t>
            </w:r>
            <w:r>
              <w:rPr>
                <w:rFonts w:hint="eastAsia"/>
              </w:rPr>
              <w:t>1</w:t>
            </w:r>
            <w:r>
              <w:rPr>
                <w:rFonts w:hint="eastAsia"/>
              </w:rPr>
              <w:t>字节）</w:t>
            </w:r>
            <w:r>
              <w:rPr>
                <w:rFonts w:hint="eastAsia"/>
              </w:rPr>
              <w:t>+</w:t>
            </w:r>
            <w:r>
              <w:rPr>
                <w:rFonts w:hint="eastAsia"/>
              </w:rPr>
              <w:t>第</w:t>
            </w:r>
            <w:r>
              <w:rPr>
                <w:rFonts w:hint="eastAsia"/>
              </w:rPr>
              <w:t>0</w:t>
            </w:r>
            <w:r>
              <w:rPr>
                <w:rFonts w:hint="eastAsia"/>
              </w:rPr>
              <w:t>个编辑框数据（</w:t>
            </w:r>
            <w:r>
              <w:rPr>
                <w:rFonts w:hint="eastAsia"/>
              </w:rPr>
              <w:t>N</w:t>
            </w:r>
            <w:r>
              <w:rPr>
                <w:rFonts w:hint="eastAsia"/>
              </w:rPr>
              <w:t>字节）</w:t>
            </w:r>
            <w:r>
              <w:rPr>
                <w:rFonts w:hint="eastAsia"/>
              </w:rPr>
              <w:t>+</w:t>
            </w:r>
            <w:r>
              <w:rPr>
                <w:rFonts w:hint="eastAsia"/>
              </w:rPr>
              <w:t>第</w:t>
            </w:r>
            <w:r>
              <w:rPr>
                <w:rFonts w:hint="eastAsia"/>
              </w:rPr>
              <w:t>1</w:t>
            </w:r>
            <w:r>
              <w:rPr>
                <w:rFonts w:hint="eastAsia"/>
              </w:rPr>
              <w:t>个编辑框编号</w:t>
            </w:r>
            <w:r>
              <w:rPr>
                <w:rFonts w:hint="eastAsia"/>
              </w:rPr>
              <w:t>+</w:t>
            </w:r>
            <w:r>
              <w:rPr>
                <w:rFonts w:hint="eastAsia"/>
              </w:rPr>
              <w:t>第</w:t>
            </w:r>
            <w:r>
              <w:rPr>
                <w:rFonts w:hint="eastAsia"/>
              </w:rPr>
              <w:t>1</w:t>
            </w:r>
            <w:r>
              <w:rPr>
                <w:rFonts w:hint="eastAsia"/>
              </w:rPr>
              <w:t>个编辑框数据长度（</w:t>
            </w:r>
            <w:r>
              <w:rPr>
                <w:rFonts w:hint="eastAsia"/>
              </w:rPr>
              <w:t>1</w:t>
            </w:r>
            <w:r>
              <w:rPr>
                <w:rFonts w:hint="eastAsia"/>
              </w:rPr>
              <w:t>字节）</w:t>
            </w:r>
            <w:r>
              <w:rPr>
                <w:rFonts w:hint="eastAsia"/>
              </w:rPr>
              <w:t>+</w:t>
            </w:r>
            <w:r>
              <w:rPr>
                <w:rFonts w:hint="eastAsia"/>
              </w:rPr>
              <w:t>第</w:t>
            </w:r>
            <w:r>
              <w:rPr>
                <w:rFonts w:hint="eastAsia"/>
              </w:rPr>
              <w:t>1</w:t>
            </w:r>
            <w:r>
              <w:rPr>
                <w:rFonts w:hint="eastAsia"/>
              </w:rPr>
              <w:t>个编辑框数据（</w:t>
            </w:r>
            <w:r>
              <w:rPr>
                <w:rFonts w:hint="eastAsia"/>
              </w:rPr>
              <w:t>N</w:t>
            </w:r>
            <w:r>
              <w:rPr>
                <w:rFonts w:hint="eastAsia"/>
              </w:rPr>
              <w:t>字节）</w:t>
            </w:r>
            <w:r>
              <w:t>……</w:t>
            </w:r>
            <w:r>
              <w:rPr>
                <w:rFonts w:hint="eastAsia"/>
              </w:rPr>
              <w:t>..</w:t>
            </w:r>
            <w:r>
              <w:rPr>
                <w:rFonts w:hint="eastAsia"/>
              </w:rPr>
              <w:t>依次类推</w:t>
            </w:r>
          </w:p>
        </w:tc>
      </w:tr>
    </w:tbl>
    <w:p w:rsidR="000030B4" w:rsidRDefault="000030B4" w:rsidP="00E07821">
      <w:pPr>
        <w:jc w:val="left"/>
      </w:pPr>
    </w:p>
    <w:p w:rsidR="00301C82" w:rsidRPr="00D91380" w:rsidRDefault="000B2EFA"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40" w:name="_Toc449080461"/>
      <w:r>
        <w:rPr>
          <w:rFonts w:eastAsia="宋体" w:cs="黑体" w:hint="eastAsia"/>
          <w:b w:val="0"/>
          <w:color w:val="4F81BD"/>
          <w:kern w:val="0"/>
          <w:szCs w:val="26"/>
        </w:rPr>
        <w:t>5.7</w:t>
      </w:r>
      <w:r w:rsidR="0016558C" w:rsidRPr="00D91380">
        <w:rPr>
          <w:rFonts w:eastAsia="宋体" w:cs="黑体" w:hint="eastAsia"/>
          <w:b w:val="0"/>
          <w:color w:val="4F81BD"/>
          <w:kern w:val="0"/>
          <w:szCs w:val="26"/>
        </w:rPr>
        <w:t>卸载页</w:t>
      </w:r>
      <w:bookmarkEnd w:id="40"/>
    </w:p>
    <w:tbl>
      <w:tblPr>
        <w:tblW w:w="8294" w:type="dxa"/>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290"/>
        <w:gridCol w:w="1820"/>
        <w:gridCol w:w="2908"/>
      </w:tblGrid>
      <w:tr w:rsidR="00F808AD" w:rsidRPr="00322779" w:rsidTr="000D4EF0">
        <w:tc>
          <w:tcPr>
            <w:tcW w:w="1276" w:type="dxa"/>
            <w:shd w:val="clear" w:color="auto" w:fill="548DD4"/>
            <w:vAlign w:val="center"/>
          </w:tcPr>
          <w:p w:rsidR="00F808AD" w:rsidRPr="00263007" w:rsidRDefault="00F808AD" w:rsidP="008E67C8">
            <w:pPr>
              <w:jc w:val="center"/>
              <w:rPr>
                <w:rFonts w:ascii="宋体" w:hAnsi="宋体"/>
                <w:color w:val="FFFFFF"/>
                <w:kern w:val="0"/>
                <w:sz w:val="24"/>
              </w:rPr>
            </w:pPr>
            <w:r w:rsidRPr="00263007">
              <w:rPr>
                <w:rFonts w:ascii="宋体" w:hAnsi="宋体" w:hint="eastAsia"/>
                <w:color w:val="FFFFFF"/>
                <w:kern w:val="0"/>
                <w:sz w:val="24"/>
              </w:rPr>
              <w:t>函数原型</w:t>
            </w:r>
          </w:p>
        </w:tc>
        <w:tc>
          <w:tcPr>
            <w:tcW w:w="7018" w:type="dxa"/>
            <w:gridSpan w:val="3"/>
          </w:tcPr>
          <w:p w:rsidR="00F808AD" w:rsidRPr="00EB3CE0" w:rsidRDefault="00F808AD" w:rsidP="00D00A14">
            <w:pPr>
              <w:rPr>
                <w:b/>
                <w:color w:val="7030A0"/>
                <w:sz w:val="28"/>
                <w:szCs w:val="28"/>
              </w:rPr>
            </w:pPr>
            <w:r w:rsidRPr="00EB3CE0">
              <w:rPr>
                <w:b/>
                <w:color w:val="7030A0"/>
                <w:sz w:val="28"/>
                <w:szCs w:val="28"/>
              </w:rPr>
              <w:t xml:space="preserve">int </w:t>
            </w:r>
            <w:r w:rsidR="00A071BE">
              <w:rPr>
                <w:rFonts w:hint="eastAsia"/>
                <w:b/>
                <w:color w:val="7030A0"/>
                <w:sz w:val="28"/>
                <w:szCs w:val="28"/>
              </w:rPr>
              <w:t>EUI</w:t>
            </w:r>
            <w:r w:rsidRPr="00EB3CE0">
              <w:rPr>
                <w:rFonts w:hint="eastAsia"/>
                <w:b/>
                <w:color w:val="7030A0"/>
                <w:sz w:val="28"/>
                <w:szCs w:val="28"/>
              </w:rPr>
              <w:t>_</w:t>
            </w:r>
            <w:r w:rsidR="00567AE7">
              <w:rPr>
                <w:rFonts w:hint="eastAsia"/>
                <w:b/>
                <w:color w:val="7030A0"/>
                <w:sz w:val="28"/>
                <w:szCs w:val="28"/>
              </w:rPr>
              <w:t>Flush</w:t>
            </w:r>
            <w:r w:rsidRPr="00EB3CE0">
              <w:rPr>
                <w:b/>
                <w:color w:val="7030A0"/>
                <w:sz w:val="28"/>
                <w:szCs w:val="28"/>
              </w:rPr>
              <w:t>(</w:t>
            </w:r>
            <w:r w:rsidR="00D00A14">
              <w:rPr>
                <w:rFonts w:hint="eastAsia"/>
                <w:b/>
                <w:color w:val="7030A0"/>
                <w:sz w:val="28"/>
                <w:szCs w:val="28"/>
              </w:rPr>
              <w:t>int channel</w:t>
            </w:r>
            <w:r w:rsidRPr="00EB3CE0">
              <w:rPr>
                <w:b/>
                <w:color w:val="7030A0"/>
                <w:sz w:val="28"/>
                <w:szCs w:val="28"/>
              </w:rPr>
              <w:t>)</w:t>
            </w:r>
          </w:p>
        </w:tc>
      </w:tr>
      <w:tr w:rsidR="00F808AD" w:rsidRPr="00322779" w:rsidTr="000D4EF0">
        <w:trPr>
          <w:trHeight w:val="435"/>
        </w:trPr>
        <w:tc>
          <w:tcPr>
            <w:tcW w:w="1276" w:type="dxa"/>
            <w:shd w:val="clear" w:color="auto" w:fill="548DD4"/>
            <w:vAlign w:val="center"/>
          </w:tcPr>
          <w:p w:rsidR="00F808AD" w:rsidRPr="00263007" w:rsidRDefault="00F808AD" w:rsidP="008E67C8">
            <w:pPr>
              <w:jc w:val="center"/>
              <w:rPr>
                <w:rFonts w:ascii="宋体" w:hAnsi="宋体"/>
                <w:color w:val="FFFFFF"/>
                <w:kern w:val="0"/>
                <w:sz w:val="24"/>
              </w:rPr>
            </w:pPr>
            <w:r w:rsidRPr="00263007">
              <w:rPr>
                <w:rFonts w:ascii="宋体" w:hAnsi="宋体" w:hint="eastAsia"/>
                <w:color w:val="FFFFFF"/>
                <w:kern w:val="0"/>
                <w:sz w:val="24"/>
              </w:rPr>
              <w:t>函数功能</w:t>
            </w:r>
          </w:p>
        </w:tc>
        <w:tc>
          <w:tcPr>
            <w:tcW w:w="7018" w:type="dxa"/>
            <w:gridSpan w:val="3"/>
          </w:tcPr>
          <w:p w:rsidR="00F808AD" w:rsidRPr="00322779" w:rsidRDefault="000D4EF0" w:rsidP="007129BE">
            <w:pPr>
              <w:rPr>
                <w:rFonts w:ascii="宋体"/>
                <w:kern w:val="0"/>
                <w:szCs w:val="21"/>
              </w:rPr>
            </w:pPr>
            <w:r>
              <w:rPr>
                <w:rFonts w:hint="eastAsia"/>
              </w:rPr>
              <w:t>卸载</w:t>
            </w:r>
            <w:r w:rsidR="0081299D">
              <w:rPr>
                <w:rFonts w:hint="eastAsia"/>
              </w:rPr>
              <w:t>当前</w:t>
            </w:r>
            <w:r w:rsidR="00B67528">
              <w:rPr>
                <w:rFonts w:hint="eastAsia"/>
              </w:rPr>
              <w:t>页</w:t>
            </w:r>
          </w:p>
        </w:tc>
      </w:tr>
      <w:tr w:rsidR="0032210C" w:rsidRPr="00322779" w:rsidTr="000D4EF0">
        <w:tc>
          <w:tcPr>
            <w:tcW w:w="1276" w:type="dxa"/>
            <w:shd w:val="clear" w:color="auto" w:fill="548DD4"/>
            <w:vAlign w:val="center"/>
          </w:tcPr>
          <w:p w:rsidR="0032210C" w:rsidRPr="00263007" w:rsidRDefault="000951F8" w:rsidP="008E67C8">
            <w:pPr>
              <w:jc w:val="center"/>
              <w:rPr>
                <w:rFonts w:ascii="宋体" w:hAnsi="宋体"/>
                <w:color w:val="FFFFFF"/>
                <w:kern w:val="0"/>
                <w:sz w:val="24"/>
              </w:rPr>
            </w:pPr>
            <w:r>
              <w:rPr>
                <w:rFonts w:ascii="宋体" w:hAnsi="宋体" w:hint="eastAsia"/>
                <w:color w:val="FFFFFF"/>
                <w:kern w:val="0"/>
                <w:sz w:val="24"/>
              </w:rPr>
              <w:t>参</w:t>
            </w:r>
            <w:r w:rsidR="00A10353">
              <w:rPr>
                <w:rFonts w:ascii="宋体" w:hAnsi="宋体" w:hint="eastAsia"/>
                <w:color w:val="FFFFFF"/>
                <w:kern w:val="0"/>
                <w:sz w:val="24"/>
              </w:rPr>
              <w:t xml:space="preserve">　</w:t>
            </w:r>
            <w:r>
              <w:rPr>
                <w:rFonts w:ascii="宋体" w:hAnsi="宋体" w:hint="eastAsia"/>
                <w:color w:val="FFFFFF"/>
                <w:kern w:val="0"/>
                <w:sz w:val="24"/>
              </w:rPr>
              <w:t>数</w:t>
            </w:r>
          </w:p>
        </w:tc>
        <w:tc>
          <w:tcPr>
            <w:tcW w:w="2290" w:type="dxa"/>
            <w:tcBorders>
              <w:bottom w:val="single" w:sz="6" w:space="0" w:color="auto"/>
            </w:tcBorders>
          </w:tcPr>
          <w:p w:rsidR="0032210C" w:rsidRDefault="001B4407" w:rsidP="008E67C8">
            <w:pPr>
              <w:rPr>
                <w:rFonts w:ascii="宋体" w:hAnsi="宋体"/>
                <w:kern w:val="0"/>
                <w:szCs w:val="21"/>
              </w:rPr>
            </w:pPr>
            <w:r>
              <w:rPr>
                <w:rFonts w:ascii="宋体" w:hAnsi="宋体" w:hint="eastAsia"/>
                <w:kern w:val="0"/>
                <w:szCs w:val="21"/>
              </w:rPr>
              <w:t xml:space="preserve">channel    </w:t>
            </w:r>
            <w:r w:rsidR="000C7C36">
              <w:rPr>
                <w:rFonts w:ascii="宋体" w:hAnsi="宋体" w:hint="eastAsia"/>
                <w:kern w:val="0"/>
                <w:szCs w:val="21"/>
              </w:rPr>
              <w:t xml:space="preserve"> </w:t>
            </w:r>
            <w:r w:rsidR="000C7C36" w:rsidRPr="00BA3C24">
              <w:rPr>
                <w:rFonts w:ascii="宋体" w:hAnsi="宋体" w:hint="eastAsia"/>
                <w:b/>
                <w:kern w:val="0"/>
                <w:szCs w:val="21"/>
              </w:rPr>
              <w:t>[输入]</w:t>
            </w:r>
          </w:p>
        </w:tc>
        <w:tc>
          <w:tcPr>
            <w:tcW w:w="4728" w:type="dxa"/>
            <w:gridSpan w:val="2"/>
            <w:tcBorders>
              <w:bottom w:val="single" w:sz="6" w:space="0" w:color="auto"/>
            </w:tcBorders>
          </w:tcPr>
          <w:p w:rsidR="0032210C" w:rsidRDefault="00015291" w:rsidP="00015291">
            <w:pPr>
              <w:rPr>
                <w:rFonts w:ascii="宋体"/>
                <w:kern w:val="0"/>
                <w:szCs w:val="21"/>
              </w:rPr>
            </w:pPr>
            <w:r>
              <w:rPr>
                <w:rFonts w:hint="eastAsia"/>
              </w:rPr>
              <w:t>.</w:t>
            </w:r>
            <w:r w:rsidR="00F11339">
              <w:rPr>
                <w:rFonts w:hint="eastAsia"/>
              </w:rPr>
              <w:t xml:space="preserve"> </w:t>
            </w:r>
            <w:r w:rsidR="00F11339">
              <w:rPr>
                <w:rFonts w:hint="eastAsia"/>
              </w:rPr>
              <w:t>默认为</w:t>
            </w:r>
            <w:r w:rsidR="00F11339">
              <w:rPr>
                <w:rFonts w:hint="eastAsia"/>
              </w:rPr>
              <w:t>0</w:t>
            </w:r>
            <w:r w:rsidR="00F11339">
              <w:rPr>
                <w:rFonts w:hint="eastAsia"/>
              </w:rPr>
              <w:t>，该参数为扩展参数</w:t>
            </w:r>
          </w:p>
        </w:tc>
      </w:tr>
      <w:tr w:rsidR="00F808AD" w:rsidRPr="00322779" w:rsidTr="00E5160A">
        <w:trPr>
          <w:trHeight w:val="252"/>
        </w:trPr>
        <w:tc>
          <w:tcPr>
            <w:tcW w:w="1276" w:type="dxa"/>
            <w:vMerge w:val="restart"/>
            <w:shd w:val="clear" w:color="auto" w:fill="548DD4"/>
            <w:vAlign w:val="center"/>
          </w:tcPr>
          <w:p w:rsidR="00F808AD" w:rsidRPr="00263007" w:rsidRDefault="00F808AD" w:rsidP="008E67C8">
            <w:pPr>
              <w:jc w:val="center"/>
              <w:rPr>
                <w:rFonts w:ascii="宋体" w:hAnsi="宋体"/>
                <w:color w:val="FFFFFF"/>
                <w:kern w:val="0"/>
                <w:sz w:val="24"/>
              </w:rPr>
            </w:pPr>
            <w:r w:rsidRPr="00263007">
              <w:rPr>
                <w:rFonts w:ascii="宋体" w:hAnsi="宋体" w:hint="eastAsia"/>
                <w:color w:val="FFFFFF"/>
                <w:kern w:val="0"/>
                <w:sz w:val="24"/>
              </w:rPr>
              <w:t>返回值</w:t>
            </w:r>
          </w:p>
        </w:tc>
        <w:tc>
          <w:tcPr>
            <w:tcW w:w="4110" w:type="dxa"/>
            <w:gridSpan w:val="2"/>
            <w:tcBorders>
              <w:top w:val="single" w:sz="6" w:space="0" w:color="auto"/>
              <w:bottom w:val="single" w:sz="6" w:space="0" w:color="auto"/>
              <w:right w:val="nil"/>
            </w:tcBorders>
          </w:tcPr>
          <w:p w:rsidR="00F808AD" w:rsidRDefault="00BA2773" w:rsidP="00956374">
            <w:pPr>
              <w:jc w:val="left"/>
            </w:pPr>
            <w:r>
              <w:rPr>
                <w:rFonts w:hint="eastAsia"/>
              </w:rPr>
              <w:t>E</w:t>
            </w:r>
            <w:r w:rsidR="005102F6" w:rsidRPr="00306B27">
              <w:rPr>
                <w:rFonts w:hint="eastAsia"/>
              </w:rPr>
              <w:t>UI_RET_OK</w:t>
            </w:r>
          </w:p>
        </w:tc>
        <w:tc>
          <w:tcPr>
            <w:tcW w:w="2908" w:type="dxa"/>
            <w:tcBorders>
              <w:top w:val="single" w:sz="6" w:space="0" w:color="auto"/>
              <w:left w:val="nil"/>
              <w:bottom w:val="single" w:sz="6" w:space="0" w:color="auto"/>
              <w:right w:val="single" w:sz="6" w:space="0" w:color="auto"/>
            </w:tcBorders>
          </w:tcPr>
          <w:p w:rsidR="00F808AD" w:rsidRPr="000A0E4D" w:rsidRDefault="00F808AD" w:rsidP="008E67C8">
            <w:r>
              <w:rPr>
                <w:rFonts w:ascii="宋体" w:hAnsi="宋体" w:hint="eastAsia"/>
              </w:rPr>
              <w:t>执行成功</w:t>
            </w:r>
            <w:r w:rsidRPr="000A0E4D">
              <w:t xml:space="preserve"> </w:t>
            </w:r>
          </w:p>
        </w:tc>
      </w:tr>
      <w:tr w:rsidR="00072F23" w:rsidRPr="00322779" w:rsidTr="00E5160A">
        <w:trPr>
          <w:trHeight w:val="252"/>
        </w:trPr>
        <w:tc>
          <w:tcPr>
            <w:tcW w:w="1276" w:type="dxa"/>
            <w:vMerge/>
            <w:shd w:val="clear" w:color="auto" w:fill="548DD4"/>
            <w:vAlign w:val="center"/>
          </w:tcPr>
          <w:p w:rsidR="00072F23" w:rsidRPr="00263007" w:rsidRDefault="00072F23" w:rsidP="008E67C8">
            <w:pPr>
              <w:jc w:val="center"/>
              <w:rPr>
                <w:rFonts w:ascii="宋体" w:hAnsi="宋体"/>
                <w:color w:val="FFFFFF"/>
                <w:kern w:val="0"/>
                <w:sz w:val="24"/>
              </w:rPr>
            </w:pPr>
          </w:p>
        </w:tc>
        <w:tc>
          <w:tcPr>
            <w:tcW w:w="4110" w:type="dxa"/>
            <w:gridSpan w:val="2"/>
            <w:tcBorders>
              <w:top w:val="single" w:sz="6" w:space="0" w:color="auto"/>
              <w:bottom w:val="single" w:sz="6" w:space="0" w:color="auto"/>
              <w:right w:val="nil"/>
            </w:tcBorders>
          </w:tcPr>
          <w:p w:rsidR="00072F23" w:rsidRPr="00E87100" w:rsidRDefault="00072F23" w:rsidP="0029096D">
            <w:pPr>
              <w:jc w:val="left"/>
            </w:pPr>
            <w:r>
              <w:rPr>
                <w:rFonts w:hint="eastAsia"/>
              </w:rPr>
              <w:t>&lt;0</w:t>
            </w:r>
          </w:p>
        </w:tc>
        <w:tc>
          <w:tcPr>
            <w:tcW w:w="2908" w:type="dxa"/>
            <w:tcBorders>
              <w:top w:val="single" w:sz="6" w:space="0" w:color="auto"/>
              <w:left w:val="nil"/>
              <w:bottom w:val="single" w:sz="6" w:space="0" w:color="auto"/>
              <w:right w:val="single" w:sz="6" w:space="0" w:color="auto"/>
            </w:tcBorders>
          </w:tcPr>
          <w:p w:rsidR="00072F23" w:rsidRDefault="00072F23" w:rsidP="0029096D">
            <w:r>
              <w:rPr>
                <w:rFonts w:hint="eastAsia"/>
              </w:rPr>
              <w:t>见返回值定义</w:t>
            </w:r>
          </w:p>
        </w:tc>
      </w:tr>
      <w:tr w:rsidR="00F808AD" w:rsidRPr="00322779" w:rsidTr="000D4EF0">
        <w:tc>
          <w:tcPr>
            <w:tcW w:w="1276" w:type="dxa"/>
            <w:shd w:val="clear" w:color="auto" w:fill="548DD4"/>
            <w:vAlign w:val="center"/>
          </w:tcPr>
          <w:p w:rsidR="00F808AD" w:rsidRPr="00263007" w:rsidRDefault="00F808AD" w:rsidP="008E67C8">
            <w:pPr>
              <w:jc w:val="center"/>
              <w:rPr>
                <w:rFonts w:ascii="宋体" w:hAnsi="宋体"/>
                <w:color w:val="FFFFFF"/>
                <w:kern w:val="0"/>
                <w:sz w:val="24"/>
              </w:rPr>
            </w:pPr>
            <w:r>
              <w:rPr>
                <w:rFonts w:ascii="宋体" w:hAnsi="宋体" w:hint="eastAsia"/>
                <w:color w:val="FFFFFF"/>
                <w:kern w:val="0"/>
                <w:sz w:val="24"/>
              </w:rPr>
              <w:t>用　法</w:t>
            </w:r>
          </w:p>
        </w:tc>
        <w:tc>
          <w:tcPr>
            <w:tcW w:w="7018" w:type="dxa"/>
            <w:gridSpan w:val="3"/>
            <w:tcBorders>
              <w:top w:val="single" w:sz="6" w:space="0" w:color="auto"/>
            </w:tcBorders>
          </w:tcPr>
          <w:p w:rsidR="00F808AD" w:rsidRPr="00BE7FD3" w:rsidRDefault="00F808AD" w:rsidP="008E67C8">
            <w:r>
              <w:rPr>
                <w:rFonts w:hint="eastAsia"/>
                <w:b/>
              </w:rPr>
              <w:t xml:space="preserve">  </w:t>
            </w:r>
            <w:r w:rsidRPr="00BE7FD3">
              <w:rPr>
                <w:rFonts w:hint="eastAsia"/>
              </w:rPr>
              <w:t>加载一个页面，</w:t>
            </w:r>
            <w:r>
              <w:rPr>
                <w:rFonts w:hint="eastAsia"/>
              </w:rPr>
              <w:t>等待一个页面响应事件，页面事件被触发后，</w:t>
            </w:r>
            <w:r w:rsidR="00EB2080">
              <w:rPr>
                <w:rFonts w:hint="eastAsia"/>
              </w:rPr>
              <w:t>获取</w:t>
            </w:r>
            <w:r>
              <w:rPr>
                <w:rFonts w:hint="eastAsia"/>
              </w:rPr>
              <w:t>页面</w:t>
            </w:r>
            <w:r w:rsidR="00717F64">
              <w:rPr>
                <w:rFonts w:hint="eastAsia"/>
              </w:rPr>
              <w:t>响应的结果，</w:t>
            </w:r>
            <w:r w:rsidR="00871B8A">
              <w:rPr>
                <w:rFonts w:hint="eastAsia"/>
              </w:rPr>
              <w:t>之后卸载页。</w:t>
            </w:r>
          </w:p>
          <w:p w:rsidR="00F808AD" w:rsidRPr="00BE7FD3" w:rsidRDefault="00F808AD" w:rsidP="008E67C8">
            <w:r w:rsidRPr="00BE7FD3">
              <w:rPr>
                <w:rFonts w:hint="eastAsia"/>
              </w:rPr>
              <w:t xml:space="preserve">  </w:t>
            </w:r>
            <w:r w:rsidRPr="00BE7FD3">
              <w:rPr>
                <w:rFonts w:hint="eastAsia"/>
              </w:rPr>
              <w:t>．．．</w:t>
            </w:r>
          </w:p>
          <w:p w:rsidR="00F808AD" w:rsidRPr="00E56B4F" w:rsidRDefault="00F808AD" w:rsidP="008E67C8">
            <w:r w:rsidRPr="00E56B4F">
              <w:rPr>
                <w:rFonts w:hint="eastAsia"/>
              </w:rPr>
              <w:t xml:space="preserve">　</w:t>
            </w:r>
            <w:r w:rsidR="00A071BE">
              <w:rPr>
                <w:rFonts w:hint="eastAsia"/>
              </w:rPr>
              <w:t>EUI</w:t>
            </w:r>
            <w:r>
              <w:rPr>
                <w:rFonts w:hint="eastAsia"/>
              </w:rPr>
              <w:t>_Load(</w:t>
            </w:r>
            <w:r w:rsidR="00015291">
              <w:rPr>
                <w:rFonts w:hint="eastAsia"/>
              </w:rPr>
              <w:t>0</w:t>
            </w:r>
            <w:r w:rsidRPr="00E56B4F">
              <w:rPr>
                <w:rFonts w:hint="eastAsia"/>
              </w:rPr>
              <w:t xml:space="preserve"> "payment.xml");</w:t>
            </w:r>
          </w:p>
          <w:p w:rsidR="00F808AD" w:rsidRPr="00E56B4F" w:rsidRDefault="00F808AD" w:rsidP="008E67C8">
            <w:pPr>
              <w:ind w:firstLineChars="100" w:firstLine="210"/>
            </w:pPr>
            <w:r w:rsidRPr="00E56B4F">
              <w:rPr>
                <w:rFonts w:hint="eastAsia"/>
              </w:rPr>
              <w:t>while(1)</w:t>
            </w:r>
          </w:p>
          <w:p w:rsidR="00F808AD" w:rsidRPr="00E56B4F" w:rsidRDefault="00F808AD" w:rsidP="008E67C8">
            <w:pPr>
              <w:ind w:firstLineChars="100" w:firstLine="210"/>
            </w:pPr>
            <w:r w:rsidRPr="00E56B4F">
              <w:rPr>
                <w:rFonts w:hint="eastAsia"/>
              </w:rPr>
              <w:t>{</w:t>
            </w:r>
          </w:p>
          <w:p w:rsidR="00F808AD" w:rsidRPr="00C149BD" w:rsidRDefault="00F808AD" w:rsidP="008E67C8">
            <w:pPr>
              <w:ind w:firstLineChars="100" w:firstLine="211"/>
            </w:pPr>
            <w:r>
              <w:rPr>
                <w:rFonts w:hint="eastAsia"/>
                <w:b/>
              </w:rPr>
              <w:t xml:space="preserve">   </w:t>
            </w:r>
            <w:r w:rsidRPr="00C149BD">
              <w:rPr>
                <w:rFonts w:hint="eastAsia"/>
              </w:rPr>
              <w:t xml:space="preserve"> </w:t>
            </w:r>
            <w:r>
              <w:rPr>
                <w:rFonts w:hint="eastAsia"/>
                <w:b/>
              </w:rPr>
              <w:t xml:space="preserve">  </w:t>
            </w:r>
            <w:r w:rsidRPr="000F78F1">
              <w:rPr>
                <w:rFonts w:hint="eastAsia"/>
              </w:rPr>
              <w:t xml:space="preserve">ret = </w:t>
            </w:r>
            <w:r w:rsidR="00A071BE">
              <w:rPr>
                <w:rFonts w:hint="eastAsia"/>
              </w:rPr>
              <w:t>EUI</w:t>
            </w:r>
            <w:r w:rsidRPr="000F78F1">
              <w:rPr>
                <w:rFonts w:hint="eastAsia"/>
              </w:rPr>
              <w:t>_Process(</w:t>
            </w:r>
            <w:r w:rsidR="00015291">
              <w:rPr>
                <w:rFonts w:hint="eastAsia"/>
              </w:rPr>
              <w:t>0</w:t>
            </w:r>
            <w:r w:rsidRPr="000F78F1">
              <w:rPr>
                <w:rFonts w:hint="eastAsia"/>
              </w:rPr>
              <w:t xml:space="preserve">, </w:t>
            </w:r>
            <w:r>
              <w:rPr>
                <w:rFonts w:hint="eastAsia"/>
              </w:rPr>
              <w:t xml:space="preserve">0, </w:t>
            </w:r>
            <w:r w:rsidRPr="000F78F1">
              <w:rPr>
                <w:rFonts w:hint="eastAsia"/>
              </w:rPr>
              <w:t>buffer, sizeof(buffer),</w:t>
            </w:r>
            <w:r>
              <w:rPr>
                <w:rFonts w:hint="eastAsia"/>
              </w:rPr>
              <w:t xml:space="preserve"> </w:t>
            </w:r>
            <w:r w:rsidRPr="000F78F1">
              <w:rPr>
                <w:rFonts w:hint="eastAsia"/>
              </w:rPr>
              <w:t>&amp;</w:t>
            </w:r>
            <w:r>
              <w:rPr>
                <w:rFonts w:hint="eastAsia"/>
              </w:rPr>
              <w:t xml:space="preserve"> </w:t>
            </w:r>
            <w:r w:rsidRPr="000F78F1">
              <w:rPr>
                <w:rFonts w:hint="eastAsia"/>
              </w:rPr>
              <w:t>lenOut );</w:t>
            </w:r>
          </w:p>
          <w:p w:rsidR="00F808AD" w:rsidRPr="00E56B4F" w:rsidRDefault="00F808AD" w:rsidP="008E67C8">
            <w:pPr>
              <w:ind w:firstLineChars="100" w:firstLine="210"/>
            </w:pPr>
            <w:r w:rsidRPr="000F78F1">
              <w:rPr>
                <w:rFonts w:hint="eastAsia"/>
              </w:rPr>
              <w:t xml:space="preserve">   </w:t>
            </w:r>
            <w:r w:rsidRPr="00E56B4F">
              <w:rPr>
                <w:rFonts w:hint="eastAsia"/>
              </w:rPr>
              <w:t xml:space="preserve"> if(ret &gt; 0) break;</w:t>
            </w:r>
          </w:p>
          <w:p w:rsidR="00F808AD" w:rsidRDefault="00F808AD" w:rsidP="008E1058">
            <w:pPr>
              <w:tabs>
                <w:tab w:val="left" w:pos="5508"/>
              </w:tabs>
            </w:pPr>
            <w:r>
              <w:rPr>
                <w:rFonts w:hint="eastAsia"/>
              </w:rPr>
              <w:t xml:space="preserve">　</w:t>
            </w:r>
            <w:r w:rsidRPr="00E56B4F">
              <w:rPr>
                <w:rFonts w:hint="eastAsia"/>
              </w:rPr>
              <w:t>}</w:t>
            </w:r>
            <w:r w:rsidR="008E1058">
              <w:tab/>
            </w:r>
          </w:p>
          <w:p w:rsidR="00F808AD" w:rsidRPr="00EB26B7" w:rsidRDefault="00F808AD" w:rsidP="00015291">
            <w:pPr>
              <w:rPr>
                <w:b/>
              </w:rPr>
            </w:pPr>
            <w:r w:rsidRPr="00EB26B7">
              <w:rPr>
                <w:rFonts w:hint="eastAsia"/>
                <w:b/>
              </w:rPr>
              <w:t xml:space="preserve">　</w:t>
            </w:r>
            <w:r w:rsidR="00A071BE">
              <w:rPr>
                <w:rFonts w:hint="eastAsia"/>
                <w:b/>
              </w:rPr>
              <w:t>EUI</w:t>
            </w:r>
            <w:r w:rsidR="00092EA6" w:rsidRPr="00EB26B7">
              <w:rPr>
                <w:rFonts w:hint="eastAsia"/>
                <w:b/>
              </w:rPr>
              <w:t>_</w:t>
            </w:r>
            <w:r w:rsidR="00466EBA">
              <w:rPr>
                <w:rFonts w:hint="eastAsia"/>
                <w:b/>
              </w:rPr>
              <w:t>Flush</w:t>
            </w:r>
            <w:r w:rsidR="00466EBA" w:rsidRPr="00EB26B7">
              <w:rPr>
                <w:rFonts w:hint="eastAsia"/>
                <w:b/>
              </w:rPr>
              <w:t xml:space="preserve"> </w:t>
            </w:r>
            <w:r w:rsidR="00092EA6" w:rsidRPr="00EB26B7">
              <w:rPr>
                <w:rFonts w:hint="eastAsia"/>
                <w:b/>
              </w:rPr>
              <w:t>(</w:t>
            </w:r>
            <w:r w:rsidR="00015291">
              <w:rPr>
                <w:rFonts w:hint="eastAsia"/>
                <w:b/>
              </w:rPr>
              <w:t>0</w:t>
            </w:r>
            <w:r w:rsidR="00092EA6" w:rsidRPr="00EB26B7">
              <w:rPr>
                <w:rFonts w:hint="eastAsia"/>
                <w:b/>
              </w:rPr>
              <w:t>);</w:t>
            </w:r>
          </w:p>
        </w:tc>
      </w:tr>
      <w:tr w:rsidR="00F808AD" w:rsidRPr="00322779" w:rsidTr="000D4EF0">
        <w:tc>
          <w:tcPr>
            <w:tcW w:w="1276" w:type="dxa"/>
            <w:shd w:val="clear" w:color="auto" w:fill="548DD4"/>
            <w:vAlign w:val="center"/>
          </w:tcPr>
          <w:p w:rsidR="00F808AD" w:rsidRPr="00263007" w:rsidRDefault="00F808AD" w:rsidP="008E67C8">
            <w:pPr>
              <w:jc w:val="center"/>
              <w:rPr>
                <w:rFonts w:ascii="宋体" w:hAnsi="宋体"/>
                <w:color w:val="FFFFFF"/>
                <w:kern w:val="0"/>
                <w:sz w:val="24"/>
              </w:rPr>
            </w:pPr>
            <w:r w:rsidRPr="00263007">
              <w:rPr>
                <w:rFonts w:ascii="宋体" w:hAnsi="宋体" w:hint="eastAsia"/>
                <w:color w:val="FFFFFF"/>
                <w:kern w:val="0"/>
                <w:sz w:val="24"/>
              </w:rPr>
              <w:t>补充说明</w:t>
            </w:r>
          </w:p>
        </w:tc>
        <w:tc>
          <w:tcPr>
            <w:tcW w:w="7018" w:type="dxa"/>
            <w:gridSpan w:val="3"/>
            <w:tcBorders>
              <w:top w:val="single" w:sz="6" w:space="0" w:color="auto"/>
            </w:tcBorders>
          </w:tcPr>
          <w:p w:rsidR="00F808AD" w:rsidRDefault="00E84E2F" w:rsidP="008E67C8">
            <w:r>
              <w:rPr>
                <w:rFonts w:hint="eastAsia"/>
              </w:rPr>
              <w:t xml:space="preserve">1. </w:t>
            </w:r>
            <w:r w:rsidR="00CC2AE7">
              <w:rPr>
                <w:rFonts w:hint="eastAsia"/>
              </w:rPr>
              <w:t>页面被卸载后</w:t>
            </w:r>
            <w:r w:rsidR="00517B41">
              <w:rPr>
                <w:rFonts w:hint="eastAsia"/>
              </w:rPr>
              <w:t xml:space="preserve">, </w:t>
            </w:r>
            <w:r w:rsidR="00517B41">
              <w:rPr>
                <w:rFonts w:hint="eastAsia"/>
              </w:rPr>
              <w:t>页面内容在</w:t>
            </w:r>
            <w:r w:rsidR="00060FED">
              <w:rPr>
                <w:rFonts w:hint="eastAsia"/>
              </w:rPr>
              <w:t>调用</w:t>
            </w:r>
            <w:r w:rsidR="00A071BE">
              <w:rPr>
                <w:rFonts w:hint="eastAsia"/>
              </w:rPr>
              <w:t>EUI</w:t>
            </w:r>
            <w:r w:rsidR="00060FED">
              <w:rPr>
                <w:rFonts w:hint="eastAsia"/>
              </w:rPr>
              <w:t>_Process</w:t>
            </w:r>
            <w:r w:rsidR="002F610C">
              <w:rPr>
                <w:rFonts w:hint="eastAsia"/>
              </w:rPr>
              <w:t>后</w:t>
            </w:r>
            <w:r w:rsidR="00517B41">
              <w:rPr>
                <w:rFonts w:hint="eastAsia"/>
              </w:rPr>
              <w:t>更新</w:t>
            </w:r>
            <w:r w:rsidR="00D41236">
              <w:rPr>
                <w:rFonts w:hint="eastAsia"/>
              </w:rPr>
              <w:t>。</w:t>
            </w:r>
          </w:p>
          <w:p w:rsidR="00356363" w:rsidRPr="00162A77" w:rsidRDefault="00356363" w:rsidP="008E67C8">
            <w:r>
              <w:rPr>
                <w:rFonts w:hint="eastAsia"/>
              </w:rPr>
              <w:t xml:space="preserve">2. </w:t>
            </w:r>
            <w:r>
              <w:rPr>
                <w:rFonts w:hint="eastAsia"/>
              </w:rPr>
              <w:t>当前页被卸载后，</w:t>
            </w:r>
            <w:r w:rsidR="003A00EE">
              <w:rPr>
                <w:rFonts w:hint="eastAsia"/>
              </w:rPr>
              <w:t>原</w:t>
            </w:r>
            <w:r w:rsidR="00324259">
              <w:rPr>
                <w:rFonts w:hint="eastAsia"/>
              </w:rPr>
              <w:t>处于下一</w:t>
            </w:r>
            <w:r w:rsidR="003A00EE">
              <w:rPr>
                <w:rFonts w:hint="eastAsia"/>
              </w:rPr>
              <w:t>层的页</w:t>
            </w:r>
            <w:r w:rsidR="006B4167">
              <w:rPr>
                <w:rFonts w:hint="eastAsia"/>
              </w:rPr>
              <w:t>被</w:t>
            </w:r>
            <w:r w:rsidR="003A00EE">
              <w:rPr>
                <w:rFonts w:hint="eastAsia"/>
              </w:rPr>
              <w:t>置为当前页。</w:t>
            </w:r>
            <w:r w:rsidR="002E2C1F">
              <w:rPr>
                <w:rFonts w:hint="eastAsia"/>
              </w:rPr>
              <w:t>（</w:t>
            </w:r>
            <w:r w:rsidR="00746FF1">
              <w:rPr>
                <w:rFonts w:hint="eastAsia"/>
              </w:rPr>
              <w:t>多页</w:t>
            </w:r>
            <w:r w:rsidR="002E2C1F">
              <w:rPr>
                <w:rFonts w:hint="eastAsia"/>
              </w:rPr>
              <w:t>情况）</w:t>
            </w:r>
          </w:p>
        </w:tc>
      </w:tr>
    </w:tbl>
    <w:p w:rsidR="00301C82" w:rsidRDefault="00301C82" w:rsidP="00E07821">
      <w:pPr>
        <w:jc w:val="left"/>
      </w:pPr>
    </w:p>
    <w:p w:rsidR="006E6DA9" w:rsidRDefault="006E6DA9" w:rsidP="00E07821">
      <w:pPr>
        <w:jc w:val="left"/>
      </w:pPr>
    </w:p>
    <w:p w:rsidR="006E6DA9" w:rsidRPr="00D91380" w:rsidRDefault="006E6DA9" w:rsidP="006E6DA9">
      <w:pPr>
        <w:pStyle w:val="2"/>
        <w:widowControl/>
        <w:numPr>
          <w:ilvl w:val="0"/>
          <w:numId w:val="0"/>
        </w:numPr>
        <w:spacing w:before="400" w:after="400" w:line="240" w:lineRule="auto"/>
        <w:ind w:left="142"/>
        <w:jc w:val="left"/>
        <w:rPr>
          <w:rFonts w:eastAsia="宋体" w:cs="黑体"/>
          <w:b w:val="0"/>
          <w:color w:val="4F81BD"/>
          <w:kern w:val="0"/>
          <w:szCs w:val="26"/>
        </w:rPr>
      </w:pPr>
      <w:bookmarkStart w:id="41" w:name="_Toc449080462"/>
      <w:r>
        <w:rPr>
          <w:rFonts w:eastAsia="宋体" w:cs="黑体" w:hint="eastAsia"/>
          <w:b w:val="0"/>
          <w:color w:val="4F81BD"/>
          <w:kern w:val="0"/>
          <w:szCs w:val="26"/>
        </w:rPr>
        <w:t>5.</w:t>
      </w:r>
      <w:r w:rsidR="000B2EFA">
        <w:rPr>
          <w:rFonts w:eastAsia="宋体" w:cs="黑体" w:hint="eastAsia"/>
          <w:b w:val="0"/>
          <w:color w:val="4F81BD"/>
          <w:kern w:val="0"/>
          <w:szCs w:val="26"/>
        </w:rPr>
        <w:t>8</w:t>
      </w:r>
      <w:r>
        <w:rPr>
          <w:rFonts w:eastAsia="宋体" w:cs="黑体" w:hint="eastAsia"/>
          <w:b w:val="0"/>
          <w:color w:val="4F81BD"/>
          <w:kern w:val="0"/>
          <w:szCs w:val="26"/>
        </w:rPr>
        <w:t>释放</w:t>
      </w:r>
      <w:r w:rsidRPr="00D91380">
        <w:rPr>
          <w:rFonts w:eastAsia="宋体" w:cs="黑体" w:hint="eastAsia"/>
          <w:b w:val="0"/>
          <w:color w:val="4F81BD"/>
          <w:kern w:val="0"/>
          <w:szCs w:val="26"/>
        </w:rPr>
        <w:t>页</w:t>
      </w:r>
      <w:r>
        <w:rPr>
          <w:rFonts w:eastAsia="宋体" w:cs="黑体" w:hint="eastAsia"/>
          <w:b w:val="0"/>
          <w:color w:val="4F81BD"/>
          <w:kern w:val="0"/>
          <w:szCs w:val="26"/>
        </w:rPr>
        <w:t>面</w:t>
      </w:r>
      <w:r w:rsidR="00E70A8B">
        <w:rPr>
          <w:rFonts w:eastAsia="宋体" w:cs="黑体" w:hint="eastAsia"/>
          <w:b w:val="0"/>
          <w:color w:val="4F81BD"/>
          <w:kern w:val="0"/>
          <w:szCs w:val="26"/>
        </w:rPr>
        <w:t>资源</w:t>
      </w:r>
      <w:bookmarkEnd w:id="41"/>
    </w:p>
    <w:tbl>
      <w:tblPr>
        <w:tblW w:w="8294" w:type="dxa"/>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3118"/>
        <w:gridCol w:w="992"/>
        <w:gridCol w:w="2908"/>
      </w:tblGrid>
      <w:tr w:rsidR="006E6DA9" w:rsidRPr="00322779" w:rsidTr="001F7924">
        <w:tc>
          <w:tcPr>
            <w:tcW w:w="1276" w:type="dxa"/>
            <w:shd w:val="clear" w:color="auto" w:fill="548DD4"/>
            <w:vAlign w:val="center"/>
          </w:tcPr>
          <w:p w:rsidR="006E6DA9" w:rsidRPr="00E70A8B" w:rsidRDefault="006E6DA9" w:rsidP="001F7924">
            <w:pPr>
              <w:jc w:val="center"/>
              <w:rPr>
                <w:b/>
                <w:color w:val="7030A0"/>
                <w:sz w:val="28"/>
                <w:szCs w:val="28"/>
              </w:rPr>
            </w:pPr>
            <w:r w:rsidRPr="00E70A8B">
              <w:rPr>
                <w:rFonts w:ascii="宋体" w:hAnsi="宋体" w:hint="eastAsia"/>
                <w:color w:val="FFFFFF"/>
                <w:kern w:val="0"/>
                <w:sz w:val="24"/>
              </w:rPr>
              <w:t>函数原型</w:t>
            </w:r>
          </w:p>
        </w:tc>
        <w:tc>
          <w:tcPr>
            <w:tcW w:w="7018" w:type="dxa"/>
            <w:gridSpan w:val="3"/>
          </w:tcPr>
          <w:p w:rsidR="006E6DA9" w:rsidRPr="00E70A8B" w:rsidRDefault="00E70A8B" w:rsidP="00E70A8B">
            <w:pPr>
              <w:autoSpaceDE w:val="0"/>
              <w:autoSpaceDN w:val="0"/>
              <w:adjustRightInd w:val="0"/>
              <w:jc w:val="left"/>
              <w:rPr>
                <w:b/>
                <w:color w:val="7030A0"/>
                <w:sz w:val="28"/>
                <w:szCs w:val="28"/>
              </w:rPr>
            </w:pPr>
            <w:r w:rsidRPr="00E70A8B">
              <w:rPr>
                <w:b/>
                <w:color w:val="7030A0"/>
                <w:sz w:val="28"/>
                <w:szCs w:val="28"/>
              </w:rPr>
              <w:t>int EUI_Free(int iFontFree,int iXmlFree)</w:t>
            </w:r>
          </w:p>
        </w:tc>
      </w:tr>
      <w:tr w:rsidR="006E6DA9" w:rsidRPr="00322779" w:rsidTr="001F7924">
        <w:trPr>
          <w:trHeight w:val="435"/>
        </w:trPr>
        <w:tc>
          <w:tcPr>
            <w:tcW w:w="1276" w:type="dxa"/>
            <w:shd w:val="clear" w:color="auto" w:fill="548DD4"/>
            <w:vAlign w:val="center"/>
          </w:tcPr>
          <w:p w:rsidR="006E6DA9" w:rsidRPr="00263007" w:rsidRDefault="006E6DA9" w:rsidP="001F7924">
            <w:pPr>
              <w:jc w:val="center"/>
              <w:rPr>
                <w:rFonts w:ascii="宋体" w:hAnsi="宋体"/>
                <w:color w:val="FFFFFF"/>
                <w:kern w:val="0"/>
                <w:sz w:val="24"/>
              </w:rPr>
            </w:pPr>
            <w:r w:rsidRPr="00263007">
              <w:rPr>
                <w:rFonts w:ascii="宋体" w:hAnsi="宋体" w:hint="eastAsia"/>
                <w:color w:val="FFFFFF"/>
                <w:kern w:val="0"/>
                <w:sz w:val="24"/>
              </w:rPr>
              <w:t>函数功能</w:t>
            </w:r>
          </w:p>
        </w:tc>
        <w:tc>
          <w:tcPr>
            <w:tcW w:w="7018" w:type="dxa"/>
            <w:gridSpan w:val="3"/>
          </w:tcPr>
          <w:p w:rsidR="006E6DA9" w:rsidRPr="00322779" w:rsidRDefault="00E70A8B" w:rsidP="00EE7401">
            <w:pPr>
              <w:rPr>
                <w:rFonts w:ascii="宋体"/>
                <w:kern w:val="0"/>
                <w:szCs w:val="21"/>
              </w:rPr>
            </w:pPr>
            <w:r w:rsidRPr="00E70A8B">
              <w:rPr>
                <w:rFonts w:ascii="宋体" w:hAnsi="宋体" w:hint="eastAsia"/>
                <w:kern w:val="0"/>
                <w:szCs w:val="21"/>
              </w:rPr>
              <w:t>释放页面资源</w:t>
            </w:r>
          </w:p>
        </w:tc>
      </w:tr>
      <w:tr w:rsidR="00E70A8B" w:rsidRPr="00322779" w:rsidTr="00E70A8B">
        <w:tc>
          <w:tcPr>
            <w:tcW w:w="1276" w:type="dxa"/>
            <w:vMerge w:val="restart"/>
            <w:shd w:val="clear" w:color="auto" w:fill="548DD4"/>
            <w:vAlign w:val="center"/>
          </w:tcPr>
          <w:p w:rsidR="00E70A8B" w:rsidRPr="00263007" w:rsidRDefault="00E70A8B" w:rsidP="001F7924">
            <w:pPr>
              <w:jc w:val="center"/>
              <w:rPr>
                <w:rFonts w:ascii="宋体" w:hAnsi="宋体"/>
                <w:color w:val="FFFFFF"/>
                <w:kern w:val="0"/>
                <w:sz w:val="24"/>
              </w:rPr>
            </w:pPr>
            <w:r>
              <w:rPr>
                <w:rFonts w:ascii="宋体" w:hAnsi="宋体" w:hint="eastAsia"/>
                <w:color w:val="FFFFFF"/>
                <w:kern w:val="0"/>
                <w:sz w:val="24"/>
              </w:rPr>
              <w:lastRenderedPageBreak/>
              <w:t>参　数</w:t>
            </w:r>
          </w:p>
        </w:tc>
        <w:tc>
          <w:tcPr>
            <w:tcW w:w="3118" w:type="dxa"/>
            <w:tcBorders>
              <w:bottom w:val="single" w:sz="6" w:space="0" w:color="auto"/>
            </w:tcBorders>
          </w:tcPr>
          <w:p w:rsidR="00E70A8B" w:rsidRDefault="00E70A8B" w:rsidP="001F7924">
            <w:pPr>
              <w:rPr>
                <w:rFonts w:ascii="宋体" w:hAnsi="宋体"/>
                <w:kern w:val="0"/>
                <w:szCs w:val="21"/>
              </w:rPr>
            </w:pPr>
            <w:r w:rsidRPr="00E70A8B">
              <w:rPr>
                <w:b/>
                <w:color w:val="7030A0"/>
                <w:sz w:val="28"/>
                <w:szCs w:val="28"/>
              </w:rPr>
              <w:t>iFontFree</w:t>
            </w:r>
            <w:r>
              <w:rPr>
                <w:rFonts w:ascii="宋体" w:hAnsi="宋体" w:hint="eastAsia"/>
                <w:kern w:val="0"/>
                <w:szCs w:val="21"/>
              </w:rPr>
              <w:t xml:space="preserve">   </w:t>
            </w:r>
            <w:r w:rsidRPr="00BA3C24">
              <w:rPr>
                <w:rFonts w:ascii="宋体" w:hAnsi="宋体" w:hint="eastAsia"/>
                <w:b/>
                <w:kern w:val="0"/>
                <w:szCs w:val="21"/>
              </w:rPr>
              <w:t>[输入]</w:t>
            </w:r>
          </w:p>
        </w:tc>
        <w:tc>
          <w:tcPr>
            <w:tcW w:w="3900" w:type="dxa"/>
            <w:gridSpan w:val="2"/>
            <w:tcBorders>
              <w:bottom w:val="single" w:sz="6" w:space="0" w:color="auto"/>
            </w:tcBorders>
          </w:tcPr>
          <w:p w:rsidR="00E70A8B" w:rsidRDefault="00E70A8B" w:rsidP="001F7924">
            <w:r>
              <w:rPr>
                <w:rFonts w:hint="eastAsia"/>
              </w:rPr>
              <w:t>0</w:t>
            </w:r>
            <w:r>
              <w:rPr>
                <w:rFonts w:hint="eastAsia"/>
              </w:rPr>
              <w:t>：</w:t>
            </w:r>
            <w:r w:rsidR="00F82AD9">
              <w:rPr>
                <w:rFonts w:hint="eastAsia"/>
              </w:rPr>
              <w:t>不</w:t>
            </w:r>
            <w:r>
              <w:rPr>
                <w:rFonts w:hint="eastAsia"/>
              </w:rPr>
              <w:t>释放字库文件</w:t>
            </w:r>
          </w:p>
          <w:p w:rsidR="00E70A8B" w:rsidRDefault="00E70A8B" w:rsidP="001F7924">
            <w:pPr>
              <w:rPr>
                <w:rFonts w:ascii="宋体"/>
                <w:kern w:val="0"/>
                <w:szCs w:val="21"/>
              </w:rPr>
            </w:pPr>
            <w:r>
              <w:rPr>
                <w:rFonts w:hint="eastAsia"/>
              </w:rPr>
              <w:t>非</w:t>
            </w:r>
            <w:r>
              <w:rPr>
                <w:rFonts w:hint="eastAsia"/>
              </w:rPr>
              <w:t>0</w:t>
            </w:r>
            <w:r>
              <w:rPr>
                <w:rFonts w:hint="eastAsia"/>
              </w:rPr>
              <w:t>：释放字库文件</w:t>
            </w:r>
          </w:p>
        </w:tc>
      </w:tr>
      <w:tr w:rsidR="00E70A8B" w:rsidRPr="00322779" w:rsidTr="00E70A8B">
        <w:tc>
          <w:tcPr>
            <w:tcW w:w="1276" w:type="dxa"/>
            <w:vMerge/>
            <w:shd w:val="clear" w:color="auto" w:fill="548DD4"/>
            <w:vAlign w:val="center"/>
          </w:tcPr>
          <w:p w:rsidR="00E70A8B" w:rsidRDefault="00E70A8B" w:rsidP="001F7924">
            <w:pPr>
              <w:jc w:val="center"/>
              <w:rPr>
                <w:rFonts w:ascii="宋体" w:hAnsi="宋体"/>
                <w:color w:val="FFFFFF"/>
                <w:kern w:val="0"/>
                <w:sz w:val="24"/>
              </w:rPr>
            </w:pPr>
          </w:p>
        </w:tc>
        <w:tc>
          <w:tcPr>
            <w:tcW w:w="3118" w:type="dxa"/>
            <w:tcBorders>
              <w:bottom w:val="single" w:sz="6" w:space="0" w:color="auto"/>
            </w:tcBorders>
          </w:tcPr>
          <w:p w:rsidR="00E70A8B" w:rsidRDefault="00E70A8B" w:rsidP="001F7924">
            <w:pPr>
              <w:rPr>
                <w:rFonts w:ascii="宋体" w:hAnsi="宋体"/>
                <w:kern w:val="0"/>
                <w:szCs w:val="21"/>
              </w:rPr>
            </w:pPr>
            <w:r w:rsidRPr="00E70A8B">
              <w:rPr>
                <w:b/>
                <w:color w:val="7030A0"/>
                <w:sz w:val="28"/>
                <w:szCs w:val="28"/>
              </w:rPr>
              <w:t>iXmlFree</w:t>
            </w:r>
            <w:r>
              <w:rPr>
                <w:rFonts w:hint="eastAsia"/>
                <w:b/>
                <w:color w:val="7030A0"/>
                <w:sz w:val="28"/>
                <w:szCs w:val="28"/>
              </w:rPr>
              <w:t xml:space="preserve">   </w:t>
            </w:r>
            <w:r w:rsidRPr="00BA3C24">
              <w:rPr>
                <w:rFonts w:ascii="宋体" w:hAnsi="宋体" w:hint="eastAsia"/>
                <w:b/>
                <w:kern w:val="0"/>
                <w:szCs w:val="21"/>
              </w:rPr>
              <w:t>[输入]</w:t>
            </w:r>
          </w:p>
        </w:tc>
        <w:tc>
          <w:tcPr>
            <w:tcW w:w="3900" w:type="dxa"/>
            <w:gridSpan w:val="2"/>
            <w:tcBorders>
              <w:bottom w:val="single" w:sz="6" w:space="0" w:color="auto"/>
            </w:tcBorders>
          </w:tcPr>
          <w:p w:rsidR="00E70A8B" w:rsidRDefault="00E70A8B" w:rsidP="00E70A8B">
            <w:r>
              <w:rPr>
                <w:rFonts w:hint="eastAsia"/>
              </w:rPr>
              <w:t>0</w:t>
            </w:r>
            <w:r>
              <w:rPr>
                <w:rFonts w:hint="eastAsia"/>
              </w:rPr>
              <w:t>：</w:t>
            </w:r>
            <w:r w:rsidR="00F82AD9">
              <w:rPr>
                <w:rFonts w:hint="eastAsia"/>
              </w:rPr>
              <w:t>不</w:t>
            </w:r>
            <w:r>
              <w:rPr>
                <w:rFonts w:hint="eastAsia"/>
              </w:rPr>
              <w:t>释放</w:t>
            </w:r>
            <w:r>
              <w:rPr>
                <w:rFonts w:hint="eastAsia"/>
              </w:rPr>
              <w:t>XML</w:t>
            </w:r>
            <w:r>
              <w:rPr>
                <w:rFonts w:hint="eastAsia"/>
              </w:rPr>
              <w:t>文件</w:t>
            </w:r>
          </w:p>
          <w:p w:rsidR="00E70A8B" w:rsidRDefault="00E70A8B" w:rsidP="00E70A8B">
            <w:r>
              <w:rPr>
                <w:rFonts w:hint="eastAsia"/>
              </w:rPr>
              <w:t>非</w:t>
            </w:r>
            <w:r>
              <w:rPr>
                <w:rFonts w:hint="eastAsia"/>
              </w:rPr>
              <w:t>0</w:t>
            </w:r>
            <w:r>
              <w:rPr>
                <w:rFonts w:hint="eastAsia"/>
              </w:rPr>
              <w:t>：释放</w:t>
            </w:r>
            <w:r>
              <w:rPr>
                <w:rFonts w:hint="eastAsia"/>
              </w:rPr>
              <w:t>XML</w:t>
            </w:r>
            <w:r>
              <w:rPr>
                <w:rFonts w:hint="eastAsia"/>
              </w:rPr>
              <w:t>文件</w:t>
            </w:r>
          </w:p>
        </w:tc>
      </w:tr>
      <w:tr w:rsidR="006E6DA9" w:rsidRPr="00322779" w:rsidTr="001F7924">
        <w:trPr>
          <w:trHeight w:val="252"/>
        </w:trPr>
        <w:tc>
          <w:tcPr>
            <w:tcW w:w="1276" w:type="dxa"/>
            <w:vMerge w:val="restart"/>
            <w:shd w:val="clear" w:color="auto" w:fill="548DD4"/>
            <w:vAlign w:val="center"/>
          </w:tcPr>
          <w:p w:rsidR="006E6DA9" w:rsidRPr="00263007" w:rsidRDefault="006E6DA9" w:rsidP="001F7924">
            <w:pPr>
              <w:jc w:val="center"/>
              <w:rPr>
                <w:rFonts w:ascii="宋体" w:hAnsi="宋体"/>
                <w:color w:val="FFFFFF"/>
                <w:kern w:val="0"/>
                <w:sz w:val="24"/>
              </w:rPr>
            </w:pPr>
            <w:r w:rsidRPr="00263007">
              <w:rPr>
                <w:rFonts w:ascii="宋体" w:hAnsi="宋体" w:hint="eastAsia"/>
                <w:color w:val="FFFFFF"/>
                <w:kern w:val="0"/>
                <w:sz w:val="24"/>
              </w:rPr>
              <w:t>返回值</w:t>
            </w:r>
          </w:p>
        </w:tc>
        <w:tc>
          <w:tcPr>
            <w:tcW w:w="4110" w:type="dxa"/>
            <w:gridSpan w:val="2"/>
            <w:tcBorders>
              <w:top w:val="single" w:sz="6" w:space="0" w:color="auto"/>
              <w:bottom w:val="single" w:sz="6" w:space="0" w:color="auto"/>
              <w:right w:val="nil"/>
            </w:tcBorders>
          </w:tcPr>
          <w:p w:rsidR="006E6DA9" w:rsidRDefault="00BA2773" w:rsidP="001F7924">
            <w:pPr>
              <w:jc w:val="left"/>
            </w:pPr>
            <w:r>
              <w:rPr>
                <w:rFonts w:hint="eastAsia"/>
              </w:rPr>
              <w:t>E</w:t>
            </w:r>
            <w:r w:rsidR="006E6DA9" w:rsidRPr="00306B27">
              <w:rPr>
                <w:rFonts w:hint="eastAsia"/>
              </w:rPr>
              <w:t>UI_RET_OK</w:t>
            </w:r>
          </w:p>
        </w:tc>
        <w:tc>
          <w:tcPr>
            <w:tcW w:w="2908" w:type="dxa"/>
            <w:tcBorders>
              <w:top w:val="single" w:sz="6" w:space="0" w:color="auto"/>
              <w:left w:val="nil"/>
              <w:bottom w:val="single" w:sz="6" w:space="0" w:color="auto"/>
              <w:right w:val="single" w:sz="6" w:space="0" w:color="auto"/>
            </w:tcBorders>
          </w:tcPr>
          <w:p w:rsidR="006E6DA9" w:rsidRPr="000A0E4D" w:rsidRDefault="006E6DA9" w:rsidP="001F7924">
            <w:r>
              <w:rPr>
                <w:rFonts w:ascii="宋体" w:hAnsi="宋体" w:hint="eastAsia"/>
              </w:rPr>
              <w:t>执行成功</w:t>
            </w:r>
            <w:r w:rsidRPr="000A0E4D">
              <w:t xml:space="preserve"> </w:t>
            </w:r>
          </w:p>
        </w:tc>
      </w:tr>
      <w:tr w:rsidR="006E6DA9" w:rsidRPr="00322779" w:rsidTr="001F7924">
        <w:trPr>
          <w:trHeight w:val="252"/>
        </w:trPr>
        <w:tc>
          <w:tcPr>
            <w:tcW w:w="1276" w:type="dxa"/>
            <w:vMerge/>
            <w:shd w:val="clear" w:color="auto" w:fill="548DD4"/>
            <w:vAlign w:val="center"/>
          </w:tcPr>
          <w:p w:rsidR="006E6DA9" w:rsidRPr="00263007" w:rsidRDefault="006E6DA9" w:rsidP="001F7924">
            <w:pPr>
              <w:jc w:val="center"/>
              <w:rPr>
                <w:rFonts w:ascii="宋体" w:hAnsi="宋体"/>
                <w:color w:val="FFFFFF"/>
                <w:kern w:val="0"/>
                <w:sz w:val="24"/>
              </w:rPr>
            </w:pPr>
          </w:p>
        </w:tc>
        <w:tc>
          <w:tcPr>
            <w:tcW w:w="4110" w:type="dxa"/>
            <w:gridSpan w:val="2"/>
            <w:tcBorders>
              <w:top w:val="single" w:sz="6" w:space="0" w:color="auto"/>
              <w:bottom w:val="single" w:sz="6" w:space="0" w:color="auto"/>
              <w:right w:val="nil"/>
            </w:tcBorders>
          </w:tcPr>
          <w:p w:rsidR="006E6DA9" w:rsidRPr="00E87100" w:rsidRDefault="006E6DA9" w:rsidP="001F7924">
            <w:pPr>
              <w:jc w:val="left"/>
            </w:pPr>
            <w:r>
              <w:rPr>
                <w:rFonts w:hint="eastAsia"/>
              </w:rPr>
              <w:t>&lt;0</w:t>
            </w:r>
          </w:p>
        </w:tc>
        <w:tc>
          <w:tcPr>
            <w:tcW w:w="2908" w:type="dxa"/>
            <w:tcBorders>
              <w:top w:val="single" w:sz="6" w:space="0" w:color="auto"/>
              <w:left w:val="nil"/>
              <w:bottom w:val="single" w:sz="6" w:space="0" w:color="auto"/>
              <w:right w:val="single" w:sz="6" w:space="0" w:color="auto"/>
            </w:tcBorders>
          </w:tcPr>
          <w:p w:rsidR="006E6DA9" w:rsidRDefault="006E6DA9" w:rsidP="001F7924">
            <w:r>
              <w:rPr>
                <w:rFonts w:hint="eastAsia"/>
              </w:rPr>
              <w:t>见返回值定义</w:t>
            </w:r>
          </w:p>
        </w:tc>
      </w:tr>
      <w:tr w:rsidR="006E6DA9" w:rsidRPr="00322779" w:rsidTr="001F7924">
        <w:tc>
          <w:tcPr>
            <w:tcW w:w="1276" w:type="dxa"/>
            <w:shd w:val="clear" w:color="auto" w:fill="548DD4"/>
            <w:vAlign w:val="center"/>
          </w:tcPr>
          <w:p w:rsidR="006E6DA9" w:rsidRPr="00263007" w:rsidRDefault="006E6DA9" w:rsidP="001F7924">
            <w:pPr>
              <w:jc w:val="center"/>
              <w:rPr>
                <w:rFonts w:ascii="宋体" w:hAnsi="宋体"/>
                <w:color w:val="FFFFFF"/>
                <w:kern w:val="0"/>
                <w:sz w:val="24"/>
              </w:rPr>
            </w:pPr>
            <w:r>
              <w:rPr>
                <w:rFonts w:ascii="宋体" w:hAnsi="宋体" w:hint="eastAsia"/>
                <w:color w:val="FFFFFF"/>
                <w:kern w:val="0"/>
                <w:sz w:val="24"/>
              </w:rPr>
              <w:t>用　法</w:t>
            </w:r>
          </w:p>
        </w:tc>
        <w:tc>
          <w:tcPr>
            <w:tcW w:w="7018" w:type="dxa"/>
            <w:gridSpan w:val="3"/>
            <w:tcBorders>
              <w:top w:val="single" w:sz="6" w:space="0" w:color="auto"/>
            </w:tcBorders>
          </w:tcPr>
          <w:p w:rsidR="006E6DA9" w:rsidRPr="00EB26B7" w:rsidRDefault="006E6DA9" w:rsidP="001F7924">
            <w:pPr>
              <w:rPr>
                <w:b/>
              </w:rPr>
            </w:pPr>
          </w:p>
        </w:tc>
      </w:tr>
      <w:tr w:rsidR="006E6DA9" w:rsidRPr="00322779" w:rsidTr="00570B81">
        <w:trPr>
          <w:trHeight w:val="65"/>
        </w:trPr>
        <w:tc>
          <w:tcPr>
            <w:tcW w:w="1276" w:type="dxa"/>
            <w:shd w:val="clear" w:color="auto" w:fill="548DD4"/>
            <w:vAlign w:val="center"/>
          </w:tcPr>
          <w:p w:rsidR="006E6DA9" w:rsidRPr="00263007" w:rsidRDefault="006E6DA9" w:rsidP="001F7924">
            <w:pPr>
              <w:jc w:val="center"/>
              <w:rPr>
                <w:rFonts w:ascii="宋体" w:hAnsi="宋体"/>
                <w:color w:val="FFFFFF"/>
                <w:kern w:val="0"/>
                <w:sz w:val="24"/>
              </w:rPr>
            </w:pPr>
            <w:r w:rsidRPr="00263007">
              <w:rPr>
                <w:rFonts w:ascii="宋体" w:hAnsi="宋体" w:hint="eastAsia"/>
                <w:color w:val="FFFFFF"/>
                <w:kern w:val="0"/>
                <w:sz w:val="24"/>
              </w:rPr>
              <w:t>补充说明</w:t>
            </w:r>
          </w:p>
        </w:tc>
        <w:tc>
          <w:tcPr>
            <w:tcW w:w="7018" w:type="dxa"/>
            <w:gridSpan w:val="3"/>
            <w:tcBorders>
              <w:top w:val="single" w:sz="6" w:space="0" w:color="auto"/>
            </w:tcBorders>
          </w:tcPr>
          <w:p w:rsidR="006E6DA9" w:rsidRPr="0036642A" w:rsidRDefault="00B2484B" w:rsidP="000430D5">
            <w:r>
              <w:rPr>
                <w:rFonts w:hint="eastAsia"/>
              </w:rPr>
              <w:t>调用该函数时，</w:t>
            </w:r>
            <w:r w:rsidR="000430D5">
              <w:rPr>
                <w:rFonts w:hint="eastAsia"/>
              </w:rPr>
              <w:t>字库与</w:t>
            </w:r>
            <w:r w:rsidR="000430D5">
              <w:rPr>
                <w:rFonts w:hint="eastAsia"/>
              </w:rPr>
              <w:t>XML</w:t>
            </w:r>
            <w:r w:rsidR="000430D5">
              <w:rPr>
                <w:rFonts w:hint="eastAsia"/>
              </w:rPr>
              <w:t>文件都可以选择是否释放，当释放任意一种文件后，再次使用时必须调用</w:t>
            </w:r>
            <w:r w:rsidR="000430D5">
              <w:rPr>
                <w:rFonts w:hint="eastAsia"/>
              </w:rPr>
              <w:t>EUI_Init</w:t>
            </w:r>
            <w:r w:rsidR="000430D5">
              <w:rPr>
                <w:rFonts w:hint="eastAsia"/>
              </w:rPr>
              <w:t>重新加载，反之则不需要重新加载。</w:t>
            </w:r>
          </w:p>
        </w:tc>
      </w:tr>
    </w:tbl>
    <w:p w:rsidR="006E6DA9" w:rsidRDefault="006E6DA9" w:rsidP="00E07821">
      <w:pPr>
        <w:jc w:val="left"/>
      </w:pPr>
    </w:p>
    <w:p w:rsidR="00D33EED" w:rsidRPr="00D91380" w:rsidRDefault="000B2EFA"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42" w:name="_Toc449080463"/>
      <w:r>
        <w:rPr>
          <w:rFonts w:eastAsia="宋体" w:cs="黑体" w:hint="eastAsia"/>
          <w:b w:val="0"/>
          <w:color w:val="4F81BD"/>
          <w:kern w:val="0"/>
          <w:szCs w:val="26"/>
        </w:rPr>
        <w:t>5.9</w:t>
      </w:r>
      <w:r w:rsidR="00D33EED">
        <w:rPr>
          <w:rFonts w:eastAsia="宋体" w:cs="黑体" w:hint="eastAsia"/>
          <w:b w:val="0"/>
          <w:color w:val="4F81BD"/>
          <w:kern w:val="0"/>
          <w:szCs w:val="26"/>
        </w:rPr>
        <w:t>挂起页</w:t>
      </w:r>
      <w:r w:rsidR="00647C08">
        <w:rPr>
          <w:rFonts w:eastAsia="宋体" w:cs="黑体" w:hint="eastAsia"/>
          <w:b w:val="0"/>
          <w:color w:val="4F81BD"/>
          <w:kern w:val="0"/>
          <w:szCs w:val="26"/>
        </w:rPr>
        <w:t>面</w:t>
      </w:r>
      <w:bookmarkEnd w:id="42"/>
    </w:p>
    <w:tbl>
      <w:tblPr>
        <w:tblW w:w="8294" w:type="dxa"/>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290"/>
        <w:gridCol w:w="1820"/>
        <w:gridCol w:w="2908"/>
      </w:tblGrid>
      <w:tr w:rsidR="00D33EED" w:rsidRPr="00322779" w:rsidTr="00E01D69">
        <w:tc>
          <w:tcPr>
            <w:tcW w:w="1276" w:type="dxa"/>
            <w:shd w:val="clear" w:color="auto" w:fill="548DD4"/>
            <w:vAlign w:val="center"/>
          </w:tcPr>
          <w:p w:rsidR="00D33EED" w:rsidRPr="00263007" w:rsidRDefault="00D33EED" w:rsidP="00E01D69">
            <w:pPr>
              <w:jc w:val="center"/>
              <w:rPr>
                <w:rFonts w:ascii="宋体" w:hAnsi="宋体"/>
                <w:color w:val="FFFFFF"/>
                <w:kern w:val="0"/>
                <w:sz w:val="24"/>
              </w:rPr>
            </w:pPr>
            <w:r w:rsidRPr="00263007">
              <w:rPr>
                <w:rFonts w:ascii="宋体" w:hAnsi="宋体" w:hint="eastAsia"/>
                <w:color w:val="FFFFFF"/>
                <w:kern w:val="0"/>
                <w:sz w:val="24"/>
              </w:rPr>
              <w:t>函数原型</w:t>
            </w:r>
          </w:p>
        </w:tc>
        <w:tc>
          <w:tcPr>
            <w:tcW w:w="7018" w:type="dxa"/>
            <w:gridSpan w:val="3"/>
          </w:tcPr>
          <w:p w:rsidR="00D33EED" w:rsidRPr="00EB3CE0" w:rsidRDefault="00D33EED" w:rsidP="00D33EED">
            <w:pPr>
              <w:autoSpaceDE w:val="0"/>
              <w:autoSpaceDN w:val="0"/>
              <w:adjustRightInd w:val="0"/>
              <w:jc w:val="left"/>
              <w:rPr>
                <w:b/>
                <w:color w:val="7030A0"/>
                <w:sz w:val="28"/>
                <w:szCs w:val="28"/>
              </w:rPr>
            </w:pPr>
            <w:r w:rsidRPr="00EB3CE0">
              <w:rPr>
                <w:b/>
                <w:color w:val="7030A0"/>
                <w:sz w:val="28"/>
                <w:szCs w:val="28"/>
              </w:rPr>
              <w:t xml:space="preserve">int </w:t>
            </w:r>
            <w:r w:rsidR="00A071BE">
              <w:rPr>
                <w:b/>
                <w:color w:val="7030A0"/>
                <w:sz w:val="28"/>
                <w:szCs w:val="28"/>
              </w:rPr>
              <w:t>EUI</w:t>
            </w:r>
            <w:r w:rsidRPr="00D33EED">
              <w:rPr>
                <w:b/>
                <w:color w:val="7030A0"/>
                <w:sz w:val="28"/>
                <w:szCs w:val="28"/>
              </w:rPr>
              <w:t>_Suspend</w:t>
            </w:r>
            <w:r w:rsidRPr="00EB3CE0">
              <w:rPr>
                <w:b/>
                <w:color w:val="7030A0"/>
                <w:sz w:val="28"/>
                <w:szCs w:val="28"/>
              </w:rPr>
              <w:t>(</w:t>
            </w:r>
            <w:r>
              <w:rPr>
                <w:rFonts w:hint="eastAsia"/>
                <w:b/>
                <w:color w:val="7030A0"/>
                <w:sz w:val="28"/>
                <w:szCs w:val="28"/>
              </w:rPr>
              <w:t>int channel</w:t>
            </w:r>
            <w:r w:rsidRPr="00EB3CE0">
              <w:rPr>
                <w:b/>
                <w:color w:val="7030A0"/>
                <w:sz w:val="28"/>
                <w:szCs w:val="28"/>
              </w:rPr>
              <w:t>)</w:t>
            </w:r>
          </w:p>
        </w:tc>
      </w:tr>
      <w:tr w:rsidR="00D33EED" w:rsidRPr="00322779" w:rsidTr="00E01D69">
        <w:trPr>
          <w:trHeight w:val="435"/>
        </w:trPr>
        <w:tc>
          <w:tcPr>
            <w:tcW w:w="1276" w:type="dxa"/>
            <w:shd w:val="clear" w:color="auto" w:fill="548DD4"/>
            <w:vAlign w:val="center"/>
          </w:tcPr>
          <w:p w:rsidR="00D33EED" w:rsidRPr="00263007" w:rsidRDefault="00D33EED" w:rsidP="00E01D69">
            <w:pPr>
              <w:jc w:val="center"/>
              <w:rPr>
                <w:rFonts w:ascii="宋体" w:hAnsi="宋体"/>
                <w:color w:val="FFFFFF"/>
                <w:kern w:val="0"/>
                <w:sz w:val="24"/>
              </w:rPr>
            </w:pPr>
            <w:r w:rsidRPr="00263007">
              <w:rPr>
                <w:rFonts w:ascii="宋体" w:hAnsi="宋体" w:hint="eastAsia"/>
                <w:color w:val="FFFFFF"/>
                <w:kern w:val="0"/>
                <w:sz w:val="24"/>
              </w:rPr>
              <w:t>函数功能</w:t>
            </w:r>
          </w:p>
        </w:tc>
        <w:tc>
          <w:tcPr>
            <w:tcW w:w="7018" w:type="dxa"/>
            <w:gridSpan w:val="3"/>
          </w:tcPr>
          <w:p w:rsidR="00D33EED" w:rsidRPr="00322779" w:rsidRDefault="00D33EED" w:rsidP="00E01D69">
            <w:pPr>
              <w:rPr>
                <w:rFonts w:ascii="宋体"/>
                <w:kern w:val="0"/>
                <w:szCs w:val="21"/>
              </w:rPr>
            </w:pPr>
            <w:r>
              <w:rPr>
                <w:rFonts w:hint="eastAsia"/>
              </w:rPr>
              <w:t>挂起当前页面</w:t>
            </w:r>
          </w:p>
        </w:tc>
      </w:tr>
      <w:tr w:rsidR="00D33EED" w:rsidRPr="00322779" w:rsidTr="00E01D69">
        <w:tc>
          <w:tcPr>
            <w:tcW w:w="1276" w:type="dxa"/>
            <w:shd w:val="clear" w:color="auto" w:fill="548DD4"/>
            <w:vAlign w:val="center"/>
          </w:tcPr>
          <w:p w:rsidR="00D33EED" w:rsidRPr="00263007" w:rsidRDefault="00D33EED" w:rsidP="00E01D69">
            <w:pPr>
              <w:jc w:val="center"/>
              <w:rPr>
                <w:rFonts w:ascii="宋体" w:hAnsi="宋体"/>
                <w:color w:val="FFFFFF"/>
                <w:kern w:val="0"/>
                <w:sz w:val="24"/>
              </w:rPr>
            </w:pPr>
            <w:r>
              <w:rPr>
                <w:rFonts w:ascii="宋体" w:hAnsi="宋体" w:hint="eastAsia"/>
                <w:color w:val="FFFFFF"/>
                <w:kern w:val="0"/>
                <w:sz w:val="24"/>
              </w:rPr>
              <w:t>参　数</w:t>
            </w:r>
          </w:p>
        </w:tc>
        <w:tc>
          <w:tcPr>
            <w:tcW w:w="2290" w:type="dxa"/>
            <w:tcBorders>
              <w:bottom w:val="single" w:sz="6" w:space="0" w:color="auto"/>
            </w:tcBorders>
          </w:tcPr>
          <w:p w:rsidR="00D33EED" w:rsidRDefault="00D33EED" w:rsidP="00E01D69">
            <w:pPr>
              <w:rPr>
                <w:rFonts w:ascii="宋体" w:hAnsi="宋体"/>
                <w:kern w:val="0"/>
                <w:szCs w:val="21"/>
              </w:rPr>
            </w:pPr>
            <w:r>
              <w:rPr>
                <w:rFonts w:ascii="宋体" w:hAnsi="宋体" w:hint="eastAsia"/>
                <w:kern w:val="0"/>
                <w:szCs w:val="21"/>
              </w:rPr>
              <w:t xml:space="preserve">channel     </w:t>
            </w:r>
            <w:r w:rsidRPr="00BA3C24">
              <w:rPr>
                <w:rFonts w:ascii="宋体" w:hAnsi="宋体" w:hint="eastAsia"/>
                <w:b/>
                <w:kern w:val="0"/>
                <w:szCs w:val="21"/>
              </w:rPr>
              <w:t>[输入]</w:t>
            </w:r>
          </w:p>
        </w:tc>
        <w:tc>
          <w:tcPr>
            <w:tcW w:w="4728" w:type="dxa"/>
            <w:gridSpan w:val="2"/>
            <w:tcBorders>
              <w:bottom w:val="single" w:sz="6" w:space="0" w:color="auto"/>
            </w:tcBorders>
          </w:tcPr>
          <w:p w:rsidR="00D33EED" w:rsidRDefault="00F11339" w:rsidP="00015291">
            <w:pPr>
              <w:rPr>
                <w:rFonts w:ascii="宋体"/>
                <w:kern w:val="0"/>
                <w:szCs w:val="21"/>
              </w:rPr>
            </w:pPr>
            <w:r>
              <w:rPr>
                <w:rFonts w:hint="eastAsia"/>
              </w:rPr>
              <w:t>默认为</w:t>
            </w:r>
            <w:r>
              <w:rPr>
                <w:rFonts w:hint="eastAsia"/>
              </w:rPr>
              <w:t>0</w:t>
            </w:r>
            <w:r>
              <w:rPr>
                <w:rFonts w:hint="eastAsia"/>
              </w:rPr>
              <w:t>，该参数为扩展参数</w:t>
            </w:r>
          </w:p>
        </w:tc>
      </w:tr>
      <w:tr w:rsidR="00D33EED" w:rsidRPr="00322779" w:rsidTr="00E01D69">
        <w:trPr>
          <w:trHeight w:val="252"/>
        </w:trPr>
        <w:tc>
          <w:tcPr>
            <w:tcW w:w="1276" w:type="dxa"/>
            <w:vMerge w:val="restart"/>
            <w:shd w:val="clear" w:color="auto" w:fill="548DD4"/>
            <w:vAlign w:val="center"/>
          </w:tcPr>
          <w:p w:rsidR="00D33EED" w:rsidRPr="00263007" w:rsidRDefault="00D33EED" w:rsidP="00E01D69">
            <w:pPr>
              <w:jc w:val="center"/>
              <w:rPr>
                <w:rFonts w:ascii="宋体" w:hAnsi="宋体"/>
                <w:color w:val="FFFFFF"/>
                <w:kern w:val="0"/>
                <w:sz w:val="24"/>
              </w:rPr>
            </w:pPr>
            <w:r w:rsidRPr="00263007">
              <w:rPr>
                <w:rFonts w:ascii="宋体" w:hAnsi="宋体" w:hint="eastAsia"/>
                <w:color w:val="FFFFFF"/>
                <w:kern w:val="0"/>
                <w:sz w:val="24"/>
              </w:rPr>
              <w:t>返回值</w:t>
            </w:r>
          </w:p>
        </w:tc>
        <w:tc>
          <w:tcPr>
            <w:tcW w:w="4110" w:type="dxa"/>
            <w:gridSpan w:val="2"/>
            <w:tcBorders>
              <w:top w:val="single" w:sz="6" w:space="0" w:color="auto"/>
              <w:bottom w:val="single" w:sz="6" w:space="0" w:color="auto"/>
              <w:right w:val="nil"/>
            </w:tcBorders>
          </w:tcPr>
          <w:p w:rsidR="00D33EED" w:rsidRDefault="00D33EED" w:rsidP="00E01D69">
            <w:pPr>
              <w:jc w:val="left"/>
            </w:pPr>
            <w:r w:rsidRPr="00306B27">
              <w:rPr>
                <w:rFonts w:hint="eastAsia"/>
              </w:rPr>
              <w:t>UI_RET_OK</w:t>
            </w:r>
          </w:p>
        </w:tc>
        <w:tc>
          <w:tcPr>
            <w:tcW w:w="2908" w:type="dxa"/>
            <w:tcBorders>
              <w:top w:val="single" w:sz="6" w:space="0" w:color="auto"/>
              <w:left w:val="nil"/>
              <w:bottom w:val="single" w:sz="6" w:space="0" w:color="auto"/>
              <w:right w:val="single" w:sz="6" w:space="0" w:color="auto"/>
            </w:tcBorders>
          </w:tcPr>
          <w:p w:rsidR="00D33EED" w:rsidRPr="000A0E4D" w:rsidRDefault="00D33EED" w:rsidP="00E01D69">
            <w:r>
              <w:rPr>
                <w:rFonts w:ascii="宋体" w:hAnsi="宋体" w:hint="eastAsia"/>
              </w:rPr>
              <w:t>执行成功</w:t>
            </w:r>
            <w:r w:rsidRPr="000A0E4D">
              <w:t xml:space="preserve"> </w:t>
            </w:r>
          </w:p>
        </w:tc>
      </w:tr>
      <w:tr w:rsidR="007E6EFE" w:rsidRPr="00322779" w:rsidTr="00E01D69">
        <w:trPr>
          <w:trHeight w:val="252"/>
        </w:trPr>
        <w:tc>
          <w:tcPr>
            <w:tcW w:w="1276" w:type="dxa"/>
            <w:vMerge/>
            <w:shd w:val="clear" w:color="auto" w:fill="548DD4"/>
            <w:vAlign w:val="center"/>
          </w:tcPr>
          <w:p w:rsidR="007E6EFE" w:rsidRPr="00263007" w:rsidRDefault="007E6EFE" w:rsidP="00E01D69">
            <w:pPr>
              <w:jc w:val="center"/>
              <w:rPr>
                <w:rFonts w:ascii="宋体" w:hAnsi="宋体"/>
                <w:color w:val="FFFFFF"/>
                <w:kern w:val="0"/>
                <w:sz w:val="24"/>
              </w:rPr>
            </w:pPr>
          </w:p>
        </w:tc>
        <w:tc>
          <w:tcPr>
            <w:tcW w:w="4110" w:type="dxa"/>
            <w:gridSpan w:val="2"/>
            <w:tcBorders>
              <w:top w:val="single" w:sz="6" w:space="0" w:color="auto"/>
              <w:bottom w:val="single" w:sz="6" w:space="0" w:color="auto"/>
              <w:right w:val="nil"/>
            </w:tcBorders>
          </w:tcPr>
          <w:p w:rsidR="007E6EFE" w:rsidRPr="00E87100" w:rsidRDefault="007E6EFE" w:rsidP="0029096D">
            <w:pPr>
              <w:jc w:val="left"/>
            </w:pPr>
            <w:r>
              <w:rPr>
                <w:rFonts w:hint="eastAsia"/>
              </w:rPr>
              <w:t>&lt;0</w:t>
            </w:r>
          </w:p>
        </w:tc>
        <w:tc>
          <w:tcPr>
            <w:tcW w:w="2908" w:type="dxa"/>
            <w:tcBorders>
              <w:top w:val="single" w:sz="6" w:space="0" w:color="auto"/>
              <w:left w:val="nil"/>
              <w:bottom w:val="single" w:sz="6" w:space="0" w:color="auto"/>
              <w:right w:val="single" w:sz="6" w:space="0" w:color="auto"/>
            </w:tcBorders>
          </w:tcPr>
          <w:p w:rsidR="007E6EFE" w:rsidRDefault="007E6EFE" w:rsidP="0029096D">
            <w:r>
              <w:rPr>
                <w:rFonts w:hint="eastAsia"/>
              </w:rPr>
              <w:t>见返回值定义</w:t>
            </w:r>
          </w:p>
        </w:tc>
      </w:tr>
      <w:tr w:rsidR="00D33EED" w:rsidRPr="00322779" w:rsidTr="00E01D69">
        <w:tc>
          <w:tcPr>
            <w:tcW w:w="1276" w:type="dxa"/>
            <w:shd w:val="clear" w:color="auto" w:fill="548DD4"/>
            <w:vAlign w:val="center"/>
          </w:tcPr>
          <w:p w:rsidR="00D33EED" w:rsidRPr="00263007" w:rsidRDefault="00D33EED" w:rsidP="00E01D69">
            <w:pPr>
              <w:jc w:val="center"/>
              <w:rPr>
                <w:rFonts w:ascii="宋体" w:hAnsi="宋体"/>
                <w:color w:val="FFFFFF"/>
                <w:kern w:val="0"/>
                <w:sz w:val="24"/>
              </w:rPr>
            </w:pPr>
            <w:r>
              <w:rPr>
                <w:rFonts w:ascii="宋体" w:hAnsi="宋体" w:hint="eastAsia"/>
                <w:color w:val="FFFFFF"/>
                <w:kern w:val="0"/>
                <w:sz w:val="24"/>
              </w:rPr>
              <w:t>用　法</w:t>
            </w:r>
          </w:p>
        </w:tc>
        <w:tc>
          <w:tcPr>
            <w:tcW w:w="7018" w:type="dxa"/>
            <w:gridSpan w:val="3"/>
            <w:tcBorders>
              <w:top w:val="single" w:sz="6" w:space="0" w:color="auto"/>
            </w:tcBorders>
          </w:tcPr>
          <w:p w:rsidR="00D33EED" w:rsidRPr="00BE7FD3" w:rsidRDefault="00D33EED" w:rsidP="00E01D69">
            <w:r>
              <w:rPr>
                <w:rFonts w:hint="eastAsia"/>
                <w:b/>
              </w:rPr>
              <w:t xml:space="preserve">  </w:t>
            </w:r>
            <w:r>
              <w:rPr>
                <w:rFonts w:hint="eastAsia"/>
              </w:rPr>
              <w:t>切换应用时，必须将本应用的</w:t>
            </w:r>
            <w:r w:rsidR="00591238">
              <w:rPr>
                <w:rFonts w:hint="eastAsia"/>
              </w:rPr>
              <w:t>当前</w:t>
            </w:r>
            <w:r>
              <w:rPr>
                <w:rFonts w:hint="eastAsia"/>
              </w:rPr>
              <w:t>页面挂起。</w:t>
            </w:r>
          </w:p>
          <w:p w:rsidR="00D33EED" w:rsidRPr="00BE7FD3" w:rsidRDefault="00D33EED" w:rsidP="00E01D69">
            <w:r w:rsidRPr="00BE7FD3">
              <w:rPr>
                <w:rFonts w:hint="eastAsia"/>
              </w:rPr>
              <w:t xml:space="preserve">  </w:t>
            </w:r>
            <w:r w:rsidRPr="00BE7FD3">
              <w:rPr>
                <w:rFonts w:hint="eastAsia"/>
              </w:rPr>
              <w:t>．．．</w:t>
            </w:r>
          </w:p>
          <w:p w:rsidR="00D33EED" w:rsidRPr="00E56B4F" w:rsidRDefault="00D33EED" w:rsidP="00E01D69">
            <w:r w:rsidRPr="00E56B4F">
              <w:rPr>
                <w:rFonts w:hint="eastAsia"/>
              </w:rPr>
              <w:t xml:space="preserve">　</w:t>
            </w:r>
            <w:r>
              <w:t>R</w:t>
            </w:r>
            <w:r>
              <w:rPr>
                <w:rFonts w:hint="eastAsia"/>
              </w:rPr>
              <w:t>et =</w:t>
            </w:r>
            <w:r w:rsidRPr="00D33EED">
              <w:t xml:space="preserve"> </w:t>
            </w:r>
            <w:r w:rsidR="00A071BE">
              <w:t>EUI</w:t>
            </w:r>
            <w:r w:rsidRPr="00D33EED">
              <w:t>_Suspend</w:t>
            </w:r>
            <w:r>
              <w:rPr>
                <w:rFonts w:hint="eastAsia"/>
              </w:rPr>
              <w:t xml:space="preserve"> (</w:t>
            </w:r>
            <w:r w:rsidR="00D75252">
              <w:rPr>
                <w:rFonts w:hint="eastAsia"/>
              </w:rPr>
              <w:t>0)</w:t>
            </w:r>
            <w:r w:rsidRPr="00E56B4F">
              <w:rPr>
                <w:rFonts w:hint="eastAsia"/>
              </w:rPr>
              <w:t>;</w:t>
            </w:r>
          </w:p>
          <w:p w:rsidR="00591238" w:rsidRPr="00EB26B7" w:rsidRDefault="00D33EED" w:rsidP="00591238">
            <w:pPr>
              <w:tabs>
                <w:tab w:val="left" w:pos="5508"/>
              </w:tabs>
              <w:rPr>
                <w:b/>
              </w:rPr>
            </w:pPr>
            <w:r>
              <w:rPr>
                <w:rFonts w:hint="eastAsia"/>
              </w:rPr>
              <w:t xml:space="preserve">　</w:t>
            </w:r>
          </w:p>
          <w:p w:rsidR="00D33EED" w:rsidRPr="00EB26B7" w:rsidRDefault="00D33EED" w:rsidP="00E01D69">
            <w:pPr>
              <w:rPr>
                <w:b/>
              </w:rPr>
            </w:pPr>
          </w:p>
        </w:tc>
      </w:tr>
      <w:tr w:rsidR="00D33EED" w:rsidRPr="00322779" w:rsidTr="00E01D69">
        <w:tc>
          <w:tcPr>
            <w:tcW w:w="1276" w:type="dxa"/>
            <w:shd w:val="clear" w:color="auto" w:fill="548DD4"/>
            <w:vAlign w:val="center"/>
          </w:tcPr>
          <w:p w:rsidR="00D33EED" w:rsidRPr="00263007" w:rsidRDefault="00D33EED" w:rsidP="00E01D69">
            <w:pPr>
              <w:jc w:val="center"/>
              <w:rPr>
                <w:rFonts w:ascii="宋体" w:hAnsi="宋体"/>
                <w:color w:val="FFFFFF"/>
                <w:kern w:val="0"/>
                <w:sz w:val="24"/>
              </w:rPr>
            </w:pPr>
            <w:r w:rsidRPr="00263007">
              <w:rPr>
                <w:rFonts w:ascii="宋体" w:hAnsi="宋体" w:hint="eastAsia"/>
                <w:color w:val="FFFFFF"/>
                <w:kern w:val="0"/>
                <w:sz w:val="24"/>
              </w:rPr>
              <w:t>补充说明</w:t>
            </w:r>
          </w:p>
        </w:tc>
        <w:tc>
          <w:tcPr>
            <w:tcW w:w="7018" w:type="dxa"/>
            <w:gridSpan w:val="3"/>
            <w:tcBorders>
              <w:top w:val="single" w:sz="6" w:space="0" w:color="auto"/>
            </w:tcBorders>
          </w:tcPr>
          <w:p w:rsidR="00D33EED" w:rsidRPr="00162A77" w:rsidRDefault="00D33EED" w:rsidP="00E01D69"/>
        </w:tc>
      </w:tr>
    </w:tbl>
    <w:p w:rsidR="00D33EED" w:rsidRDefault="00D33EED" w:rsidP="00E07821">
      <w:pPr>
        <w:jc w:val="left"/>
      </w:pPr>
    </w:p>
    <w:p w:rsidR="00647C08" w:rsidRPr="00D91380" w:rsidRDefault="000B2EFA" w:rsidP="008A71D3">
      <w:pPr>
        <w:pStyle w:val="2"/>
        <w:widowControl/>
        <w:numPr>
          <w:ilvl w:val="0"/>
          <w:numId w:val="0"/>
        </w:numPr>
        <w:spacing w:before="400" w:after="400" w:line="240" w:lineRule="auto"/>
        <w:ind w:left="142"/>
        <w:jc w:val="left"/>
        <w:rPr>
          <w:rFonts w:eastAsia="宋体" w:cs="黑体"/>
          <w:b w:val="0"/>
          <w:color w:val="4F81BD"/>
          <w:kern w:val="0"/>
          <w:szCs w:val="26"/>
        </w:rPr>
      </w:pPr>
      <w:bookmarkStart w:id="43" w:name="_Toc449080464"/>
      <w:r>
        <w:rPr>
          <w:rFonts w:eastAsia="宋体" w:cs="黑体" w:hint="eastAsia"/>
          <w:b w:val="0"/>
          <w:color w:val="4F81BD"/>
          <w:kern w:val="0"/>
          <w:szCs w:val="26"/>
        </w:rPr>
        <w:t>5.10</w:t>
      </w:r>
      <w:r w:rsidR="001E08FA">
        <w:rPr>
          <w:rFonts w:eastAsia="宋体" w:cs="黑体" w:hint="eastAsia"/>
          <w:b w:val="0"/>
          <w:color w:val="4F81BD"/>
          <w:kern w:val="0"/>
          <w:szCs w:val="26"/>
        </w:rPr>
        <w:t>唤醒页面</w:t>
      </w:r>
      <w:bookmarkEnd w:id="43"/>
    </w:p>
    <w:tbl>
      <w:tblPr>
        <w:tblW w:w="8294" w:type="dxa"/>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6"/>
        <w:gridCol w:w="2290"/>
        <w:gridCol w:w="1820"/>
        <w:gridCol w:w="2908"/>
      </w:tblGrid>
      <w:tr w:rsidR="00647C08" w:rsidRPr="00322779" w:rsidTr="00E01D69">
        <w:tc>
          <w:tcPr>
            <w:tcW w:w="1276" w:type="dxa"/>
            <w:shd w:val="clear" w:color="auto" w:fill="548DD4"/>
            <w:vAlign w:val="center"/>
          </w:tcPr>
          <w:p w:rsidR="00647C08" w:rsidRPr="00263007" w:rsidRDefault="00647C08" w:rsidP="00E01D69">
            <w:pPr>
              <w:jc w:val="center"/>
              <w:rPr>
                <w:rFonts w:ascii="宋体" w:hAnsi="宋体"/>
                <w:color w:val="FFFFFF"/>
                <w:kern w:val="0"/>
                <w:sz w:val="24"/>
              </w:rPr>
            </w:pPr>
            <w:r w:rsidRPr="00263007">
              <w:rPr>
                <w:rFonts w:ascii="宋体" w:hAnsi="宋体" w:hint="eastAsia"/>
                <w:color w:val="FFFFFF"/>
                <w:kern w:val="0"/>
                <w:sz w:val="24"/>
              </w:rPr>
              <w:t>函数原型</w:t>
            </w:r>
          </w:p>
        </w:tc>
        <w:tc>
          <w:tcPr>
            <w:tcW w:w="7018" w:type="dxa"/>
            <w:gridSpan w:val="3"/>
          </w:tcPr>
          <w:p w:rsidR="00647C08" w:rsidRPr="00EB3CE0" w:rsidRDefault="00647C08" w:rsidP="00647C08">
            <w:pPr>
              <w:autoSpaceDE w:val="0"/>
              <w:autoSpaceDN w:val="0"/>
              <w:adjustRightInd w:val="0"/>
              <w:jc w:val="left"/>
              <w:rPr>
                <w:b/>
                <w:color w:val="7030A0"/>
                <w:sz w:val="28"/>
                <w:szCs w:val="28"/>
              </w:rPr>
            </w:pPr>
            <w:r w:rsidRPr="00EB3CE0">
              <w:rPr>
                <w:b/>
                <w:color w:val="7030A0"/>
                <w:sz w:val="28"/>
                <w:szCs w:val="28"/>
              </w:rPr>
              <w:t xml:space="preserve">int </w:t>
            </w:r>
            <w:r w:rsidR="00A071BE">
              <w:rPr>
                <w:b/>
                <w:color w:val="7030A0"/>
                <w:sz w:val="28"/>
                <w:szCs w:val="28"/>
              </w:rPr>
              <w:t>EUI</w:t>
            </w:r>
            <w:r w:rsidRPr="00647C08">
              <w:rPr>
                <w:b/>
                <w:color w:val="7030A0"/>
                <w:sz w:val="28"/>
                <w:szCs w:val="28"/>
              </w:rPr>
              <w:t>_Resume</w:t>
            </w:r>
            <w:r w:rsidRPr="00EB3CE0">
              <w:rPr>
                <w:b/>
                <w:color w:val="7030A0"/>
                <w:sz w:val="28"/>
                <w:szCs w:val="28"/>
              </w:rPr>
              <w:t>(</w:t>
            </w:r>
            <w:r>
              <w:rPr>
                <w:rFonts w:hint="eastAsia"/>
                <w:b/>
                <w:color w:val="7030A0"/>
                <w:sz w:val="28"/>
                <w:szCs w:val="28"/>
              </w:rPr>
              <w:t>int channel</w:t>
            </w:r>
            <w:r w:rsidRPr="00EB3CE0">
              <w:rPr>
                <w:b/>
                <w:color w:val="7030A0"/>
                <w:sz w:val="28"/>
                <w:szCs w:val="28"/>
              </w:rPr>
              <w:t>)</w:t>
            </w:r>
          </w:p>
        </w:tc>
      </w:tr>
      <w:tr w:rsidR="00647C08" w:rsidRPr="00322779" w:rsidTr="00E01D69">
        <w:trPr>
          <w:trHeight w:val="435"/>
        </w:trPr>
        <w:tc>
          <w:tcPr>
            <w:tcW w:w="1276" w:type="dxa"/>
            <w:shd w:val="clear" w:color="auto" w:fill="548DD4"/>
            <w:vAlign w:val="center"/>
          </w:tcPr>
          <w:p w:rsidR="00647C08" w:rsidRPr="00263007" w:rsidRDefault="00647C08" w:rsidP="00E01D69">
            <w:pPr>
              <w:jc w:val="center"/>
              <w:rPr>
                <w:rFonts w:ascii="宋体" w:hAnsi="宋体"/>
                <w:color w:val="FFFFFF"/>
                <w:kern w:val="0"/>
                <w:sz w:val="24"/>
              </w:rPr>
            </w:pPr>
            <w:r w:rsidRPr="00263007">
              <w:rPr>
                <w:rFonts w:ascii="宋体" w:hAnsi="宋体" w:hint="eastAsia"/>
                <w:color w:val="FFFFFF"/>
                <w:kern w:val="0"/>
                <w:sz w:val="24"/>
              </w:rPr>
              <w:t>函数功能</w:t>
            </w:r>
          </w:p>
        </w:tc>
        <w:tc>
          <w:tcPr>
            <w:tcW w:w="7018" w:type="dxa"/>
            <w:gridSpan w:val="3"/>
          </w:tcPr>
          <w:p w:rsidR="00647C08" w:rsidRPr="00322779" w:rsidRDefault="00647C08" w:rsidP="00BA2773">
            <w:pPr>
              <w:rPr>
                <w:rFonts w:ascii="宋体"/>
                <w:kern w:val="0"/>
                <w:szCs w:val="21"/>
              </w:rPr>
            </w:pPr>
            <w:r>
              <w:rPr>
                <w:rFonts w:hint="eastAsia"/>
              </w:rPr>
              <w:t>唤醒</w:t>
            </w:r>
            <w:r w:rsidR="00BA2773">
              <w:rPr>
                <w:rFonts w:hint="eastAsia"/>
              </w:rPr>
              <w:t>已挂起的页面</w:t>
            </w:r>
          </w:p>
        </w:tc>
      </w:tr>
      <w:tr w:rsidR="00647C08" w:rsidRPr="00322779" w:rsidTr="00E01D69">
        <w:tc>
          <w:tcPr>
            <w:tcW w:w="1276" w:type="dxa"/>
            <w:shd w:val="clear" w:color="auto" w:fill="548DD4"/>
            <w:vAlign w:val="center"/>
          </w:tcPr>
          <w:p w:rsidR="00647C08" w:rsidRPr="00263007" w:rsidRDefault="00647C08" w:rsidP="00E01D69">
            <w:pPr>
              <w:jc w:val="center"/>
              <w:rPr>
                <w:rFonts w:ascii="宋体" w:hAnsi="宋体"/>
                <w:color w:val="FFFFFF"/>
                <w:kern w:val="0"/>
                <w:sz w:val="24"/>
              </w:rPr>
            </w:pPr>
            <w:r>
              <w:rPr>
                <w:rFonts w:ascii="宋体" w:hAnsi="宋体" w:hint="eastAsia"/>
                <w:color w:val="FFFFFF"/>
                <w:kern w:val="0"/>
                <w:sz w:val="24"/>
              </w:rPr>
              <w:t>参　数</w:t>
            </w:r>
          </w:p>
        </w:tc>
        <w:tc>
          <w:tcPr>
            <w:tcW w:w="2290" w:type="dxa"/>
            <w:tcBorders>
              <w:bottom w:val="single" w:sz="6" w:space="0" w:color="auto"/>
            </w:tcBorders>
          </w:tcPr>
          <w:p w:rsidR="00647C08" w:rsidRDefault="00647C08" w:rsidP="00E01D69">
            <w:pPr>
              <w:rPr>
                <w:rFonts w:ascii="宋体" w:hAnsi="宋体"/>
                <w:kern w:val="0"/>
                <w:szCs w:val="21"/>
              </w:rPr>
            </w:pPr>
            <w:r>
              <w:rPr>
                <w:rFonts w:ascii="宋体" w:hAnsi="宋体" w:hint="eastAsia"/>
                <w:kern w:val="0"/>
                <w:szCs w:val="21"/>
              </w:rPr>
              <w:t xml:space="preserve">channel     </w:t>
            </w:r>
            <w:r w:rsidRPr="00BA3C24">
              <w:rPr>
                <w:rFonts w:ascii="宋体" w:hAnsi="宋体" w:hint="eastAsia"/>
                <w:b/>
                <w:kern w:val="0"/>
                <w:szCs w:val="21"/>
              </w:rPr>
              <w:t>[输入]</w:t>
            </w:r>
          </w:p>
        </w:tc>
        <w:tc>
          <w:tcPr>
            <w:tcW w:w="4728" w:type="dxa"/>
            <w:gridSpan w:val="2"/>
            <w:tcBorders>
              <w:bottom w:val="single" w:sz="6" w:space="0" w:color="auto"/>
            </w:tcBorders>
          </w:tcPr>
          <w:p w:rsidR="00647C08" w:rsidRPr="00D75252" w:rsidRDefault="00F11339" w:rsidP="00E01D69">
            <w:pPr>
              <w:rPr>
                <w:rFonts w:ascii="宋体"/>
                <w:kern w:val="0"/>
                <w:szCs w:val="21"/>
              </w:rPr>
            </w:pPr>
            <w:r>
              <w:rPr>
                <w:rFonts w:hint="eastAsia"/>
              </w:rPr>
              <w:t>默认为</w:t>
            </w:r>
            <w:r>
              <w:rPr>
                <w:rFonts w:hint="eastAsia"/>
              </w:rPr>
              <w:t>0</w:t>
            </w:r>
            <w:r>
              <w:rPr>
                <w:rFonts w:hint="eastAsia"/>
              </w:rPr>
              <w:t>，该参数为扩展参数</w:t>
            </w:r>
          </w:p>
        </w:tc>
      </w:tr>
      <w:tr w:rsidR="00647C08" w:rsidRPr="00322779" w:rsidTr="00E01D69">
        <w:trPr>
          <w:trHeight w:val="252"/>
        </w:trPr>
        <w:tc>
          <w:tcPr>
            <w:tcW w:w="1276" w:type="dxa"/>
            <w:vMerge w:val="restart"/>
            <w:shd w:val="clear" w:color="auto" w:fill="548DD4"/>
            <w:vAlign w:val="center"/>
          </w:tcPr>
          <w:p w:rsidR="00647C08" w:rsidRPr="00263007" w:rsidRDefault="00647C08" w:rsidP="00E01D69">
            <w:pPr>
              <w:jc w:val="center"/>
              <w:rPr>
                <w:rFonts w:ascii="宋体" w:hAnsi="宋体"/>
                <w:color w:val="FFFFFF"/>
                <w:kern w:val="0"/>
                <w:sz w:val="24"/>
              </w:rPr>
            </w:pPr>
            <w:r w:rsidRPr="00263007">
              <w:rPr>
                <w:rFonts w:ascii="宋体" w:hAnsi="宋体" w:hint="eastAsia"/>
                <w:color w:val="FFFFFF"/>
                <w:kern w:val="0"/>
                <w:sz w:val="24"/>
              </w:rPr>
              <w:t>返回值</w:t>
            </w:r>
          </w:p>
        </w:tc>
        <w:tc>
          <w:tcPr>
            <w:tcW w:w="4110" w:type="dxa"/>
            <w:gridSpan w:val="2"/>
            <w:tcBorders>
              <w:top w:val="single" w:sz="6" w:space="0" w:color="auto"/>
              <w:bottom w:val="single" w:sz="6" w:space="0" w:color="auto"/>
              <w:right w:val="nil"/>
            </w:tcBorders>
          </w:tcPr>
          <w:p w:rsidR="00647C08" w:rsidRDefault="001506BC" w:rsidP="00E01D69">
            <w:pPr>
              <w:jc w:val="left"/>
            </w:pPr>
            <w:r>
              <w:rPr>
                <w:rFonts w:hint="eastAsia"/>
              </w:rPr>
              <w:t>E</w:t>
            </w:r>
            <w:r w:rsidR="00647C08" w:rsidRPr="00306B27">
              <w:rPr>
                <w:rFonts w:hint="eastAsia"/>
              </w:rPr>
              <w:t>UI_RET_OK</w:t>
            </w:r>
          </w:p>
        </w:tc>
        <w:tc>
          <w:tcPr>
            <w:tcW w:w="2908" w:type="dxa"/>
            <w:tcBorders>
              <w:top w:val="single" w:sz="6" w:space="0" w:color="auto"/>
              <w:left w:val="nil"/>
              <w:bottom w:val="single" w:sz="6" w:space="0" w:color="auto"/>
              <w:right w:val="single" w:sz="6" w:space="0" w:color="auto"/>
            </w:tcBorders>
          </w:tcPr>
          <w:p w:rsidR="00647C08" w:rsidRPr="000A0E4D" w:rsidRDefault="00647C08" w:rsidP="00E01D69">
            <w:r>
              <w:rPr>
                <w:rFonts w:ascii="宋体" w:hAnsi="宋体" w:hint="eastAsia"/>
              </w:rPr>
              <w:t>执行成功</w:t>
            </w:r>
            <w:r w:rsidRPr="000A0E4D">
              <w:t xml:space="preserve"> </w:t>
            </w:r>
          </w:p>
        </w:tc>
      </w:tr>
      <w:tr w:rsidR="002457C1" w:rsidRPr="00322779" w:rsidTr="00E01D69">
        <w:trPr>
          <w:trHeight w:val="252"/>
        </w:trPr>
        <w:tc>
          <w:tcPr>
            <w:tcW w:w="1276" w:type="dxa"/>
            <w:vMerge/>
            <w:shd w:val="clear" w:color="auto" w:fill="548DD4"/>
            <w:vAlign w:val="center"/>
          </w:tcPr>
          <w:p w:rsidR="002457C1" w:rsidRPr="00263007" w:rsidRDefault="002457C1" w:rsidP="00E01D69">
            <w:pPr>
              <w:jc w:val="center"/>
              <w:rPr>
                <w:rFonts w:ascii="宋体" w:hAnsi="宋体"/>
                <w:color w:val="FFFFFF"/>
                <w:kern w:val="0"/>
                <w:sz w:val="24"/>
              </w:rPr>
            </w:pPr>
          </w:p>
        </w:tc>
        <w:tc>
          <w:tcPr>
            <w:tcW w:w="4110" w:type="dxa"/>
            <w:gridSpan w:val="2"/>
            <w:tcBorders>
              <w:top w:val="single" w:sz="6" w:space="0" w:color="auto"/>
              <w:bottom w:val="single" w:sz="6" w:space="0" w:color="auto"/>
              <w:right w:val="nil"/>
            </w:tcBorders>
          </w:tcPr>
          <w:p w:rsidR="002457C1" w:rsidRPr="00E87100" w:rsidRDefault="002457C1" w:rsidP="0029096D">
            <w:pPr>
              <w:jc w:val="left"/>
            </w:pPr>
            <w:r>
              <w:rPr>
                <w:rFonts w:hint="eastAsia"/>
              </w:rPr>
              <w:t>&lt;0</w:t>
            </w:r>
          </w:p>
        </w:tc>
        <w:tc>
          <w:tcPr>
            <w:tcW w:w="2908" w:type="dxa"/>
            <w:tcBorders>
              <w:top w:val="single" w:sz="6" w:space="0" w:color="auto"/>
              <w:left w:val="nil"/>
              <w:bottom w:val="single" w:sz="6" w:space="0" w:color="auto"/>
              <w:right w:val="single" w:sz="6" w:space="0" w:color="auto"/>
            </w:tcBorders>
          </w:tcPr>
          <w:p w:rsidR="002457C1" w:rsidRDefault="002457C1" w:rsidP="0029096D">
            <w:r>
              <w:rPr>
                <w:rFonts w:hint="eastAsia"/>
              </w:rPr>
              <w:t>见返回值定义</w:t>
            </w:r>
          </w:p>
        </w:tc>
      </w:tr>
      <w:tr w:rsidR="00647C08" w:rsidRPr="00322779" w:rsidTr="00E01D69">
        <w:tc>
          <w:tcPr>
            <w:tcW w:w="1276" w:type="dxa"/>
            <w:shd w:val="clear" w:color="auto" w:fill="548DD4"/>
            <w:vAlign w:val="center"/>
          </w:tcPr>
          <w:p w:rsidR="00647C08" w:rsidRPr="00263007" w:rsidRDefault="00647C08" w:rsidP="00E01D69">
            <w:pPr>
              <w:jc w:val="center"/>
              <w:rPr>
                <w:rFonts w:ascii="宋体" w:hAnsi="宋体"/>
                <w:color w:val="FFFFFF"/>
                <w:kern w:val="0"/>
                <w:sz w:val="24"/>
              </w:rPr>
            </w:pPr>
            <w:r>
              <w:rPr>
                <w:rFonts w:ascii="宋体" w:hAnsi="宋体" w:hint="eastAsia"/>
                <w:color w:val="FFFFFF"/>
                <w:kern w:val="0"/>
                <w:sz w:val="24"/>
              </w:rPr>
              <w:t>用　法</w:t>
            </w:r>
          </w:p>
        </w:tc>
        <w:tc>
          <w:tcPr>
            <w:tcW w:w="7018" w:type="dxa"/>
            <w:gridSpan w:val="3"/>
            <w:tcBorders>
              <w:top w:val="single" w:sz="6" w:space="0" w:color="auto"/>
            </w:tcBorders>
          </w:tcPr>
          <w:p w:rsidR="00647C08" w:rsidRPr="00BE7FD3" w:rsidRDefault="00647C08" w:rsidP="00E01D69">
            <w:r>
              <w:rPr>
                <w:rFonts w:hint="eastAsia"/>
                <w:b/>
              </w:rPr>
              <w:t xml:space="preserve">  </w:t>
            </w:r>
            <w:r>
              <w:rPr>
                <w:rFonts w:hint="eastAsia"/>
              </w:rPr>
              <w:t>切换应用时，必须将本应用的当前页面</w:t>
            </w:r>
            <w:r w:rsidR="00A071BE">
              <w:rPr>
                <w:rFonts w:hint="eastAsia"/>
              </w:rPr>
              <w:t>唤醒</w:t>
            </w:r>
            <w:r>
              <w:rPr>
                <w:rFonts w:hint="eastAsia"/>
              </w:rPr>
              <w:t>。</w:t>
            </w:r>
          </w:p>
          <w:p w:rsidR="00647C08" w:rsidRPr="00BE7FD3" w:rsidRDefault="00647C08" w:rsidP="00E01D69">
            <w:r w:rsidRPr="00BE7FD3">
              <w:rPr>
                <w:rFonts w:hint="eastAsia"/>
              </w:rPr>
              <w:t xml:space="preserve">  </w:t>
            </w:r>
            <w:r w:rsidRPr="00BE7FD3">
              <w:rPr>
                <w:rFonts w:hint="eastAsia"/>
              </w:rPr>
              <w:t>．．．</w:t>
            </w:r>
          </w:p>
          <w:p w:rsidR="00647C08" w:rsidRPr="001E08FA" w:rsidRDefault="00647C08" w:rsidP="001E08FA">
            <w:pPr>
              <w:autoSpaceDE w:val="0"/>
              <w:autoSpaceDN w:val="0"/>
              <w:adjustRightInd w:val="0"/>
              <w:jc w:val="left"/>
              <w:rPr>
                <w:rFonts w:ascii="NSimSun" w:hAnsi="NSimSun" w:cs="NSimSun"/>
                <w:kern w:val="0"/>
                <w:sz w:val="19"/>
                <w:szCs w:val="19"/>
              </w:rPr>
            </w:pPr>
            <w:r w:rsidRPr="00E56B4F">
              <w:rPr>
                <w:rFonts w:hint="eastAsia"/>
              </w:rPr>
              <w:t xml:space="preserve">　</w:t>
            </w:r>
            <w:r>
              <w:t>R</w:t>
            </w:r>
            <w:r>
              <w:rPr>
                <w:rFonts w:hint="eastAsia"/>
              </w:rPr>
              <w:t>et =</w:t>
            </w:r>
            <w:r w:rsidRPr="00D33EED">
              <w:t xml:space="preserve"> </w:t>
            </w:r>
            <w:r w:rsidR="00A071BE">
              <w:rPr>
                <w:rFonts w:ascii="NSimSun" w:hAnsi="NSimSun" w:cs="NSimSun"/>
                <w:kern w:val="0"/>
                <w:sz w:val="19"/>
                <w:szCs w:val="19"/>
              </w:rPr>
              <w:t>EUI</w:t>
            </w:r>
            <w:r w:rsidR="001E08FA">
              <w:rPr>
                <w:rFonts w:ascii="NSimSun" w:hAnsi="NSimSun" w:cs="NSimSun"/>
                <w:kern w:val="0"/>
                <w:sz w:val="19"/>
                <w:szCs w:val="19"/>
              </w:rPr>
              <w:t>_Resume</w:t>
            </w:r>
            <w:r>
              <w:rPr>
                <w:rFonts w:hint="eastAsia"/>
              </w:rPr>
              <w:t xml:space="preserve"> (</w:t>
            </w:r>
            <w:r w:rsidR="00D75252">
              <w:rPr>
                <w:rFonts w:hint="eastAsia"/>
              </w:rPr>
              <w:t>0</w:t>
            </w:r>
            <w:r w:rsidRPr="00E56B4F">
              <w:rPr>
                <w:rFonts w:hint="eastAsia"/>
              </w:rPr>
              <w:t>);</w:t>
            </w:r>
          </w:p>
          <w:p w:rsidR="00647C08" w:rsidRPr="00EB26B7" w:rsidRDefault="00647C08" w:rsidP="00E01D69">
            <w:pPr>
              <w:tabs>
                <w:tab w:val="left" w:pos="5508"/>
              </w:tabs>
              <w:rPr>
                <w:b/>
              </w:rPr>
            </w:pPr>
            <w:r>
              <w:rPr>
                <w:rFonts w:hint="eastAsia"/>
              </w:rPr>
              <w:t xml:space="preserve">　</w:t>
            </w:r>
          </w:p>
          <w:p w:rsidR="00647C08" w:rsidRPr="00EB26B7" w:rsidRDefault="00647C08" w:rsidP="00E01D69">
            <w:pPr>
              <w:rPr>
                <w:b/>
              </w:rPr>
            </w:pPr>
          </w:p>
        </w:tc>
      </w:tr>
      <w:tr w:rsidR="00647C08" w:rsidRPr="00322779" w:rsidTr="00E01D69">
        <w:tc>
          <w:tcPr>
            <w:tcW w:w="1276" w:type="dxa"/>
            <w:shd w:val="clear" w:color="auto" w:fill="548DD4"/>
            <w:vAlign w:val="center"/>
          </w:tcPr>
          <w:p w:rsidR="00647C08" w:rsidRPr="00263007" w:rsidRDefault="00647C08" w:rsidP="00E01D69">
            <w:pPr>
              <w:jc w:val="center"/>
              <w:rPr>
                <w:rFonts w:ascii="宋体" w:hAnsi="宋体"/>
                <w:color w:val="FFFFFF"/>
                <w:kern w:val="0"/>
                <w:sz w:val="24"/>
              </w:rPr>
            </w:pPr>
            <w:r w:rsidRPr="00263007">
              <w:rPr>
                <w:rFonts w:ascii="宋体" w:hAnsi="宋体" w:hint="eastAsia"/>
                <w:color w:val="FFFFFF"/>
                <w:kern w:val="0"/>
                <w:sz w:val="24"/>
              </w:rPr>
              <w:lastRenderedPageBreak/>
              <w:t>补充说明</w:t>
            </w:r>
          </w:p>
        </w:tc>
        <w:tc>
          <w:tcPr>
            <w:tcW w:w="7018" w:type="dxa"/>
            <w:gridSpan w:val="3"/>
            <w:tcBorders>
              <w:top w:val="single" w:sz="6" w:space="0" w:color="auto"/>
            </w:tcBorders>
          </w:tcPr>
          <w:p w:rsidR="00647C08" w:rsidRPr="00162A77" w:rsidRDefault="00647C08" w:rsidP="00E01D69"/>
        </w:tc>
      </w:tr>
    </w:tbl>
    <w:p w:rsidR="00CA69A8" w:rsidRDefault="00CA743B" w:rsidP="008A71D3">
      <w:pPr>
        <w:pStyle w:val="1"/>
        <w:numPr>
          <w:ilvl w:val="0"/>
          <w:numId w:val="0"/>
        </w:numPr>
        <w:spacing w:before="360" w:after="360"/>
        <w:jc w:val="center"/>
        <w:rPr>
          <w:rFonts w:ascii="宋体" w:hAnsi="宋体"/>
          <w:color w:val="4F81BD"/>
          <w:sz w:val="72"/>
          <w:szCs w:val="72"/>
        </w:rPr>
      </w:pPr>
      <w:r>
        <w:rPr>
          <w:rFonts w:ascii="宋体" w:hAnsi="宋体"/>
          <w:noProof/>
          <w:color w:val="4F81BD"/>
          <w:sz w:val="72"/>
          <w:szCs w:val="72"/>
        </w:rPr>
        <w:pict>
          <v:rect id="_x0000_s1049" style="position:absolute;left:0;text-align:left;margin-left:92.9pt;margin-top:57.7pt;width:88.2pt;height:24pt;z-index:251662336;mso-position-horizontal-relative:text;mso-position-vertical-relative:text">
            <v:textbox>
              <w:txbxContent>
                <w:p w:rsidR="00D72A7E" w:rsidRDefault="00D72A7E" w:rsidP="00A80EA6">
                  <w:r>
                    <w:rPr>
                      <w:rFonts w:ascii="Arial" w:hAnsi="Arial" w:cs="Arial" w:hint="eastAsia"/>
                      <w:sz w:val="19"/>
                      <w:szCs w:val="19"/>
                      <w:shd w:val="clear" w:color="auto" w:fill="FFFFFF"/>
                    </w:rPr>
                    <w:t>widget</w:t>
                  </w:r>
                  <w:r>
                    <w:rPr>
                      <w:rFonts w:hint="eastAsia"/>
                    </w:rPr>
                    <w:t>（</w:t>
                  </w:r>
                  <w:r w:rsidRPr="00A80EA6">
                    <w:rPr>
                      <w:rFonts w:hint="eastAsia"/>
                      <w:color w:val="FF0000"/>
                    </w:rPr>
                    <w:t>name</w:t>
                  </w:r>
                  <w:r>
                    <w:rPr>
                      <w:rFonts w:hint="eastAsia"/>
                    </w:rPr>
                    <w:t>）</w:t>
                  </w:r>
                </w:p>
              </w:txbxContent>
            </v:textbox>
          </v:rect>
        </w:pict>
      </w:r>
      <w:bookmarkStart w:id="44" w:name="_Toc449080465"/>
      <w:r w:rsidR="001413B4" w:rsidRPr="005349E6">
        <w:rPr>
          <w:rFonts w:ascii="宋体" w:hAnsi="宋体" w:hint="eastAsia"/>
          <w:color w:val="4F81BD"/>
          <w:sz w:val="72"/>
          <w:szCs w:val="72"/>
        </w:rPr>
        <w:t>6 使用示例</w:t>
      </w:r>
      <w:bookmarkEnd w:id="44"/>
    </w:p>
    <w:p w:rsidR="001155BF" w:rsidRPr="001155BF" w:rsidRDefault="001155BF" w:rsidP="001155BF"/>
    <w:p w:rsidR="00CA69A8" w:rsidRPr="00A80EA6" w:rsidRDefault="00CA743B" w:rsidP="00CA69A8">
      <w:pPr>
        <w:ind w:left="420"/>
        <w:rPr>
          <w:color w:val="FF0000"/>
        </w:rPr>
      </w:pPr>
      <w:r w:rsidRPr="00CA743B">
        <w:rPr>
          <w:rFonts w:ascii="宋体" w:hAnsi="宋体"/>
          <w:noProof/>
          <w:color w:val="4F81BD"/>
          <w:sz w:val="72"/>
          <w:szCs w:val="72"/>
        </w:rPr>
        <w:pict>
          <v:shapetype id="_x0000_t32" coordsize="21600,21600" o:spt="32" o:oned="t" path="m,l21600,21600e" filled="f">
            <v:path arrowok="t" fillok="f" o:connecttype="none"/>
            <o:lock v:ext="edit" shapetype="t"/>
          </v:shapetype>
          <v:shape id="_x0000_s1051" type="#_x0000_t32" style="position:absolute;left:0;text-align:left;margin-left:255.15pt;margin-top:17.95pt;width:35.75pt;height:16.5pt;flip:x;z-index:251664384" o:connectortype="straight">
            <v:stroke endarrow="block"/>
          </v:shape>
        </w:pict>
      </w:r>
      <w:r w:rsidRPr="00CA743B">
        <w:rPr>
          <w:rFonts w:ascii="宋体" w:hAnsi="宋体"/>
          <w:noProof/>
          <w:color w:val="4F81BD"/>
          <w:sz w:val="72"/>
          <w:szCs w:val="72"/>
        </w:rPr>
        <w:pict>
          <v:rect id="_x0000_s1040" style="position:absolute;left:0;text-align:left;margin-left:290.9pt;margin-top:10.45pt;width:117.25pt;height:24pt;z-index:251654144">
            <v:textbox>
              <w:txbxContent>
                <w:p w:rsidR="00D72A7E" w:rsidRDefault="00D72A7E" w:rsidP="00522213">
                  <w:r>
                    <w:t>P</w:t>
                  </w:r>
                  <w:r>
                    <w:rPr>
                      <w:rFonts w:hint="eastAsia"/>
                    </w:rPr>
                    <w:t>age(</w:t>
                  </w:r>
                  <w:r w:rsidRPr="00A80EA6">
                    <w:rPr>
                      <w:color w:val="FF0000"/>
                    </w:rPr>
                    <w:t>home_screen.xml</w:t>
                  </w:r>
                  <w:r>
                    <w:rPr>
                      <w:rFonts w:hint="eastAsia"/>
                    </w:rPr>
                    <w:t>)</w:t>
                  </w:r>
                </w:p>
              </w:txbxContent>
            </v:textbox>
          </v:rect>
        </w:pict>
      </w:r>
      <w:r w:rsidRPr="00CA743B">
        <w:rPr>
          <w:noProof/>
        </w:rPr>
        <w:pict>
          <v:shape id="_x0000_s1048" type="#_x0000_t32" style="position:absolute;left:0;text-align:left;margin-left:200.55pt;margin-top:172.5pt;width:90.35pt;height:4.8pt;flip:x y;z-index:251661312" o:connectortype="straight">
            <v:stroke endarrow="block"/>
          </v:shape>
        </w:pict>
      </w:r>
      <w:r w:rsidRPr="00CA743B">
        <w:rPr>
          <w:noProof/>
        </w:rPr>
        <w:pict>
          <v:rect id="_x0000_s1047" style="position:absolute;left:0;text-align:left;margin-left:290.9pt;margin-top:165.3pt;width:102.6pt;height:24pt;z-index:251660288">
            <v:textbox>
              <w:txbxContent>
                <w:p w:rsidR="00D72A7E" w:rsidRPr="00A80EA6" w:rsidRDefault="00D72A7E" w:rsidP="00A80EA6">
                  <w:r>
                    <w:t>TextBox</w:t>
                  </w:r>
                  <w:r>
                    <w:rPr>
                      <w:rFonts w:hint="eastAsia"/>
                    </w:rPr>
                    <w:t>(</w:t>
                  </w:r>
                  <w:r w:rsidRPr="00A80EA6">
                    <w:rPr>
                      <w:rFonts w:hint="eastAsia"/>
                      <w:color w:val="FF0000"/>
                    </w:rPr>
                    <w:t>week</w:t>
                  </w:r>
                  <w:r>
                    <w:rPr>
                      <w:rFonts w:hint="eastAsia"/>
                    </w:rPr>
                    <w:t>)</w:t>
                  </w:r>
                </w:p>
              </w:txbxContent>
            </v:textbox>
          </v:rect>
        </w:pict>
      </w:r>
      <w:r w:rsidRPr="00CA743B">
        <w:rPr>
          <w:noProof/>
        </w:rPr>
        <w:pict>
          <v:shape id="_x0000_s1046" type="#_x0000_t32" style="position:absolute;left:0;text-align:left;margin-left:-5.25pt;margin-top:140.7pt;width:80.4pt;height:27.6pt;z-index:251659264" o:connectortype="straight">
            <v:stroke endarrow="block"/>
          </v:shape>
        </w:pict>
      </w:r>
      <w:r w:rsidRPr="00CA743B">
        <w:rPr>
          <w:noProof/>
        </w:rPr>
        <w:pict>
          <v:rect id="_x0000_s1045" style="position:absolute;left:0;text-align:left;margin-left:-86.85pt;margin-top:129.9pt;width:81.6pt;height:24pt;z-index:251658240">
            <v:textbox>
              <w:txbxContent>
                <w:p w:rsidR="00D72A7E" w:rsidRPr="00A80EA6" w:rsidRDefault="00D72A7E" w:rsidP="00A80EA6">
                  <w:r>
                    <w:t>TextBox</w:t>
                  </w:r>
                  <w:r>
                    <w:rPr>
                      <w:rFonts w:hint="eastAsia"/>
                    </w:rPr>
                    <w:t>(</w:t>
                  </w:r>
                  <w:r w:rsidRPr="00A80EA6">
                    <w:rPr>
                      <w:color w:val="FF0000"/>
                    </w:rPr>
                    <w:t>date</w:t>
                  </w:r>
                  <w:r>
                    <w:rPr>
                      <w:rFonts w:hint="eastAsia"/>
                    </w:rPr>
                    <w:t>)</w:t>
                  </w:r>
                </w:p>
              </w:txbxContent>
            </v:textbox>
          </v:rect>
        </w:pict>
      </w:r>
      <w:r w:rsidRPr="00CA743B">
        <w:rPr>
          <w:noProof/>
        </w:rPr>
        <w:pict>
          <v:rect id="_x0000_s1037" style="position:absolute;left:0;text-align:left;margin-left:287.55pt;margin-top:45.3pt;width:94.8pt;height:24pt;z-index:251651072">
            <v:textbox>
              <w:txbxContent>
                <w:p w:rsidR="00D72A7E" w:rsidRPr="00522213" w:rsidRDefault="00D72A7E" w:rsidP="00522213">
                  <w:r>
                    <w:t>PictureBox</w:t>
                  </w:r>
                  <w:r>
                    <w:rPr>
                      <w:rFonts w:hint="eastAsia"/>
                    </w:rPr>
                    <w:t>(</w:t>
                  </w:r>
                  <w:r w:rsidRPr="00A80EA6">
                    <w:rPr>
                      <w:color w:val="FF0000"/>
                    </w:rPr>
                    <w:t>logo</w:t>
                  </w:r>
                  <w:r>
                    <w:rPr>
                      <w:rFonts w:hint="eastAsia"/>
                    </w:rPr>
                    <w:t>)</w:t>
                  </w:r>
                </w:p>
              </w:txbxContent>
            </v:textbox>
          </v:rect>
        </w:pict>
      </w:r>
      <w:r w:rsidRPr="00CA743B">
        <w:rPr>
          <w:noProof/>
        </w:rPr>
        <w:pict>
          <v:shape id="_x0000_s1043" type="#_x0000_t32" style="position:absolute;left:0;text-align:left;margin-left:200.55pt;margin-top:124.5pt;width:96pt;height:16.2pt;flip:x y;z-index:251657216" o:connectortype="straight">
            <v:stroke endarrow="block"/>
          </v:shape>
        </w:pict>
      </w:r>
      <w:r w:rsidRPr="00CA743B">
        <w:rPr>
          <w:noProof/>
        </w:rPr>
        <w:pict>
          <v:rect id="_x0000_s1042" style="position:absolute;left:0;text-align:left;margin-left:290.9pt;margin-top:129.9pt;width:102.6pt;height:24pt;z-index:251656192">
            <v:textbox>
              <w:txbxContent>
                <w:p w:rsidR="00D72A7E" w:rsidRPr="00A80EA6" w:rsidRDefault="00D72A7E" w:rsidP="00A80EA6">
                  <w:r>
                    <w:t>TextBox</w:t>
                  </w:r>
                  <w:r>
                    <w:rPr>
                      <w:rFonts w:hint="eastAsia"/>
                    </w:rPr>
                    <w:t>(</w:t>
                  </w:r>
                  <w:r w:rsidRPr="00A80EA6">
                    <w:rPr>
                      <w:color w:val="FF0000"/>
                    </w:rPr>
                    <w:t>prompt</w:t>
                  </w:r>
                  <w:r>
                    <w:rPr>
                      <w:rFonts w:hint="eastAsia"/>
                    </w:rPr>
                    <w:t>)</w:t>
                  </w:r>
                </w:p>
              </w:txbxContent>
            </v:textbox>
          </v:rect>
        </w:pict>
      </w:r>
      <w:r w:rsidRPr="00CA743B">
        <w:rPr>
          <w:noProof/>
        </w:rPr>
        <w:pict>
          <v:shape id="_x0000_s1041" type="#_x0000_t32" style="position:absolute;left:0;text-align:left;margin-left:163.95pt;margin-top:96.3pt;width:123.6pt;height:7.8pt;flip:x;z-index:251655168" o:connectortype="straight">
            <v:stroke endarrow="block"/>
          </v:shape>
        </w:pict>
      </w:r>
      <w:r w:rsidRPr="00CA743B">
        <w:rPr>
          <w:noProof/>
        </w:rPr>
        <w:pict>
          <v:rect id="_x0000_s1039" style="position:absolute;left:0;text-align:left;margin-left:287.55pt;margin-top:86.1pt;width:102.6pt;height:24pt;z-index:251653120">
            <v:textbox>
              <w:txbxContent>
                <w:p w:rsidR="00D72A7E" w:rsidRPr="00A80EA6" w:rsidRDefault="00D72A7E" w:rsidP="00A80EA6">
                  <w:r>
                    <w:t>TextBox</w:t>
                  </w:r>
                  <w:r>
                    <w:rPr>
                      <w:rFonts w:hint="eastAsia"/>
                    </w:rPr>
                    <w:t>(</w:t>
                  </w:r>
                  <w:r w:rsidRPr="00A80EA6">
                    <w:rPr>
                      <w:color w:val="FF0000"/>
                    </w:rPr>
                    <w:t>version</w:t>
                  </w:r>
                  <w:r>
                    <w:rPr>
                      <w:rFonts w:hint="eastAsia"/>
                    </w:rPr>
                    <w:t>)</w:t>
                  </w:r>
                </w:p>
              </w:txbxContent>
            </v:textbox>
          </v:rect>
        </w:pict>
      </w:r>
      <w:r w:rsidRPr="00CA743B">
        <w:rPr>
          <w:noProof/>
        </w:rPr>
        <w:pict>
          <v:shape id="_x0000_s1038" type="#_x0000_t32" style="position:absolute;left:0;text-align:left;margin-left:215.55pt;margin-top:53.7pt;width:1in;height:7.8pt;flip:x;z-index:251652096" o:connectortype="straight">
            <v:stroke endarrow="block"/>
          </v:shape>
        </w:pict>
      </w:r>
      <w:r w:rsidR="00FE3CF5">
        <w:pict>
          <v:shape id="_x0000_i1035" type="#_x0000_t75" style="width:235.5pt;height:177.75pt">
            <v:imagedata r:id="rId22" o:title=""/>
          </v:shape>
        </w:pict>
      </w:r>
    </w:p>
    <w:p w:rsidR="00522213" w:rsidRDefault="00522213" w:rsidP="00CA69A8">
      <w:pPr>
        <w:ind w:left="420"/>
      </w:pPr>
      <w:r>
        <w:rPr>
          <w:rFonts w:hint="eastAsia"/>
        </w:rPr>
        <w:t>如上图所示，在</w:t>
      </w:r>
      <w:r>
        <w:rPr>
          <w:rFonts w:hint="eastAsia"/>
        </w:rPr>
        <w:t>xml</w:t>
      </w:r>
      <w:r>
        <w:rPr>
          <w:rFonts w:hint="eastAsia"/>
        </w:rPr>
        <w:t>中的描述为：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blLook w:val="04A0"/>
      </w:tblPr>
      <w:tblGrid>
        <w:gridCol w:w="8528"/>
      </w:tblGrid>
      <w:tr w:rsidR="00522213" w:rsidTr="00AE5E01">
        <w:tc>
          <w:tcPr>
            <w:tcW w:w="8528" w:type="dxa"/>
            <w:shd w:val="clear" w:color="auto" w:fill="BFBFBF"/>
          </w:tcPr>
          <w:p w:rsidR="00522213" w:rsidRDefault="00522213" w:rsidP="00522213">
            <w:pPr>
              <w:ind w:left="1050" w:hangingChars="500" w:hanging="1050"/>
            </w:pPr>
            <w:r>
              <w:t>&lt;Root&gt;</w:t>
            </w:r>
          </w:p>
          <w:p w:rsidR="00522213" w:rsidRDefault="00522213" w:rsidP="00522213">
            <w:pPr>
              <w:ind w:left="1050" w:hangingChars="500" w:hanging="1050"/>
            </w:pPr>
            <w:r>
              <w:t xml:space="preserve"> &lt;Screen name="320x240" width="320" height="240"&gt;</w:t>
            </w:r>
          </w:p>
          <w:p w:rsidR="00522213" w:rsidRDefault="00522213" w:rsidP="00522213">
            <w:pPr>
              <w:ind w:left="1050" w:hangingChars="500" w:hanging="1050"/>
            </w:pPr>
            <w:r>
              <w:rPr>
                <w:rFonts w:hint="eastAsia"/>
              </w:rPr>
              <w:t xml:space="preserve">   &lt;!--</w:t>
            </w:r>
            <w:r>
              <w:rPr>
                <w:rFonts w:hint="eastAsia"/>
              </w:rPr>
              <w:t>待机界面</w:t>
            </w:r>
            <w:r>
              <w:rPr>
                <w:rFonts w:hint="eastAsia"/>
              </w:rPr>
              <w:t>--&gt;</w:t>
            </w:r>
          </w:p>
          <w:p w:rsidR="00522213" w:rsidRDefault="00522213" w:rsidP="00522213">
            <w:pPr>
              <w:ind w:left="1050" w:hangingChars="500" w:hanging="1050"/>
            </w:pPr>
            <w:r>
              <w:t xml:space="preserve">   &lt;Page name="</w:t>
            </w:r>
            <w:r w:rsidRPr="00A80EA6">
              <w:rPr>
                <w:color w:val="FF0000"/>
              </w:rPr>
              <w:t>home_screen.xml</w:t>
            </w:r>
            <w:r>
              <w:t xml:space="preserve">" title="home" x="0" y="20" layoutWidth="320" layoutHeight="220" bgColor="#FFFFFFFF"&gt; </w:t>
            </w:r>
          </w:p>
          <w:p w:rsidR="00522213" w:rsidRDefault="00522213" w:rsidP="00522213">
            <w:pPr>
              <w:ind w:left="1050" w:hangingChars="500" w:hanging="1050"/>
            </w:pPr>
            <w:r>
              <w:t xml:space="preserve">    &lt;PictureBox name="</w:t>
            </w:r>
            <w:r w:rsidRPr="00A80EA6">
              <w:rPr>
                <w:color w:val="FF0000"/>
              </w:rPr>
              <w:t>logo</w:t>
            </w:r>
            <w:r>
              <w:t>" x="0" y="0" layoutWidth="320" layoutHeight="220" bgColor="#000000" transparent="255" imageAlign="CENTER_CENTER" imagePath="cup.png"&gt;&lt;/PictureBox&gt;</w:t>
            </w:r>
          </w:p>
          <w:p w:rsidR="00522213" w:rsidRDefault="00522213" w:rsidP="00522213">
            <w:pPr>
              <w:ind w:left="1050" w:hangingChars="500" w:hanging="1050"/>
            </w:pPr>
            <w:r>
              <w:t xml:space="preserve">    &lt;TextBox  name="</w:t>
            </w:r>
            <w:r w:rsidRPr="00A80EA6">
              <w:rPr>
                <w:color w:val="FF0000"/>
              </w:rPr>
              <w:t>version</w:t>
            </w:r>
            <w:r>
              <w:t xml:space="preserve">"  x="0"  y="110" layoutWidth="320" layoutHeight="20" fgColor="#FFFFFF" fontSize="20" textAlign="CENTER_CENTER"&gt;&lt;/TextBox&gt; </w:t>
            </w:r>
          </w:p>
          <w:p w:rsidR="00522213" w:rsidRDefault="00522213" w:rsidP="00522213">
            <w:pPr>
              <w:ind w:left="1050" w:hangingChars="500" w:hanging="1050"/>
            </w:pPr>
            <w:r>
              <w:t xml:space="preserve">    &lt;TextBox  name="</w:t>
            </w:r>
            <w:r w:rsidRPr="00A80EA6">
              <w:rPr>
                <w:color w:val="FF0000"/>
              </w:rPr>
              <w:t>prompt</w:t>
            </w:r>
            <w:r>
              <w:t>"  x="0"  y="130" layoutWidth="320" layoutHeight="30" fgColor="#FFFFFF" fontSize="30" textAlign="CENTER_CENTER"&gt;&lt;/TextBox&gt;</w:t>
            </w:r>
          </w:p>
          <w:p w:rsidR="00522213" w:rsidRDefault="00522213" w:rsidP="00522213">
            <w:pPr>
              <w:ind w:left="1050" w:hangingChars="500" w:hanging="1050"/>
            </w:pPr>
            <w:r>
              <w:t xml:space="preserve">    &lt;TextBox  name="</w:t>
            </w:r>
            <w:r w:rsidRPr="00A80EA6">
              <w:rPr>
                <w:color w:val="FF0000"/>
              </w:rPr>
              <w:t>date</w:t>
            </w:r>
            <w:r>
              <w:t>"  x="0"  y="168" layoutWidth="160" layoutHeight="20" fgColor="#FFFFFF" fontSize="20" textAlign="CENTER_LEFT"&gt;&lt;/TextBox&gt;</w:t>
            </w:r>
          </w:p>
          <w:p w:rsidR="00522213" w:rsidRDefault="00522213" w:rsidP="00522213">
            <w:pPr>
              <w:ind w:left="1050" w:hangingChars="500" w:hanging="1050"/>
            </w:pPr>
            <w:r>
              <w:t xml:space="preserve">    &lt;TextBox  name="</w:t>
            </w:r>
            <w:r w:rsidR="00A80EA6" w:rsidRPr="00A80EA6">
              <w:rPr>
                <w:rFonts w:hint="eastAsia"/>
                <w:color w:val="FF0000"/>
              </w:rPr>
              <w:t>week</w:t>
            </w:r>
            <w:r>
              <w:t>"  x="140"  y="168" layoutWidth="160" layoutHeight="20" fgColor="#FFFFFF" fontSize="20" textAlign="CENTER_RIGHT"&gt;&lt;/TextBox&gt;</w:t>
            </w:r>
            <w:r>
              <w:tab/>
            </w:r>
          </w:p>
          <w:p w:rsidR="00522213" w:rsidRDefault="00522213" w:rsidP="00A80EA6">
            <w:pPr>
              <w:ind w:left="1050" w:hangingChars="500" w:hanging="1050"/>
            </w:pPr>
            <w:r>
              <w:t xml:space="preserve">   &lt;/Page&gt;</w:t>
            </w:r>
          </w:p>
          <w:p w:rsidR="00910B2A" w:rsidRDefault="00910B2A" w:rsidP="00910B2A">
            <w:pPr>
              <w:ind w:left="1050" w:hangingChars="500" w:hanging="1050"/>
            </w:pPr>
            <w:r>
              <w:t xml:space="preserve">   &lt;Page name="</w:t>
            </w:r>
            <w:r w:rsidRPr="00A80EA6">
              <w:rPr>
                <w:color w:val="FF0000"/>
              </w:rPr>
              <w:t>home_screen</w:t>
            </w:r>
            <w:r>
              <w:rPr>
                <w:rFonts w:hint="eastAsia"/>
                <w:color w:val="FF0000"/>
              </w:rPr>
              <w:t>1</w:t>
            </w:r>
            <w:r w:rsidRPr="00A80EA6">
              <w:rPr>
                <w:color w:val="FF0000"/>
              </w:rPr>
              <w:t>.xml</w:t>
            </w:r>
            <w:r>
              <w:t xml:space="preserve">" title="home" x="0" y="20" layoutWidth="320" layoutHeight="220" bgColor="#FFFFFFFF"&gt; </w:t>
            </w:r>
          </w:p>
          <w:p w:rsidR="00910B2A" w:rsidRDefault="00910B2A" w:rsidP="00910B2A">
            <w:pPr>
              <w:ind w:left="1050" w:hangingChars="500" w:hanging="1050"/>
            </w:pPr>
            <w:r>
              <w:t xml:space="preserve">    &lt;PictureBox name="</w:t>
            </w:r>
            <w:r w:rsidRPr="00A80EA6">
              <w:rPr>
                <w:color w:val="FF0000"/>
              </w:rPr>
              <w:t>logo</w:t>
            </w:r>
            <w:r>
              <w:t>" x="0" y="0" layoutWidth="320" layoutHeight="220" bgColor="#000000" transparent="255" imageAlign="CENTER_CENTER" imagePath="cup.png"&gt;&lt;/PictureBox&gt;</w:t>
            </w:r>
          </w:p>
          <w:p w:rsidR="00910B2A" w:rsidRDefault="00910B2A" w:rsidP="00910B2A">
            <w:pPr>
              <w:ind w:left="1050" w:hangingChars="500" w:hanging="1050"/>
            </w:pPr>
            <w:r>
              <w:t xml:space="preserve">    &lt;TextBox  name="</w:t>
            </w:r>
            <w:r w:rsidRPr="00A80EA6">
              <w:rPr>
                <w:color w:val="FF0000"/>
              </w:rPr>
              <w:t>version</w:t>
            </w:r>
            <w:r>
              <w:t xml:space="preserve">"  x="0"  y="110" layoutWidth="320" layoutHeight="20" </w:t>
            </w:r>
            <w:r>
              <w:lastRenderedPageBreak/>
              <w:t xml:space="preserve">fgColor="#FFFFFF" fontSize="20" textAlign="CENTER_CENTER"&gt;&lt;/TextBox&gt; </w:t>
            </w:r>
          </w:p>
          <w:p w:rsidR="00910B2A" w:rsidRDefault="00910B2A" w:rsidP="00910B2A">
            <w:pPr>
              <w:ind w:left="1050" w:hangingChars="500" w:hanging="1050"/>
            </w:pPr>
            <w:r>
              <w:t xml:space="preserve">    &lt;TextBox  name="</w:t>
            </w:r>
            <w:r w:rsidRPr="00A80EA6">
              <w:rPr>
                <w:color w:val="FF0000"/>
              </w:rPr>
              <w:t>prompt</w:t>
            </w:r>
            <w:r>
              <w:t>"  x="0"  y="130" layoutWidth="320" layoutHeight="30" fgColor="#FFFFFF" fontSize="30" textAlign="CENTER_CENTER"&gt;&lt;/TextBox&gt;</w:t>
            </w:r>
          </w:p>
          <w:p w:rsidR="00910B2A" w:rsidRDefault="00910B2A" w:rsidP="00910B2A">
            <w:pPr>
              <w:ind w:left="1050" w:hangingChars="500" w:hanging="1050"/>
            </w:pPr>
            <w:r>
              <w:t xml:space="preserve">    &lt;TextBox  name="</w:t>
            </w:r>
            <w:r w:rsidRPr="00A80EA6">
              <w:rPr>
                <w:color w:val="FF0000"/>
              </w:rPr>
              <w:t>date</w:t>
            </w:r>
            <w:r>
              <w:t>"  x="0"  y="168" layoutWidth="160" layoutHeight="20" fgColor="#FFFFFF" fontSize="20" textAlign="CENTER_LEFT"&gt;&lt;/TextBox&gt;</w:t>
            </w:r>
          </w:p>
          <w:p w:rsidR="00910B2A" w:rsidRDefault="00910B2A" w:rsidP="00910B2A">
            <w:pPr>
              <w:ind w:left="1050" w:hangingChars="500" w:hanging="1050"/>
            </w:pPr>
            <w:r>
              <w:t xml:space="preserve">    &lt;TextBox  name="</w:t>
            </w:r>
            <w:r w:rsidRPr="00A80EA6">
              <w:rPr>
                <w:rFonts w:hint="eastAsia"/>
                <w:color w:val="FF0000"/>
              </w:rPr>
              <w:t>week</w:t>
            </w:r>
            <w:r>
              <w:t>"  x="140"  y="168" layoutWidth="160" layoutHeight="20" fgColor="#FFFFFF" fontSize="20" textAlign="CENTER_RIGHT"&gt;&lt;/TextBox&gt;</w:t>
            </w:r>
            <w:r>
              <w:tab/>
            </w:r>
          </w:p>
          <w:p w:rsidR="00910B2A" w:rsidRDefault="00910B2A" w:rsidP="00910B2A">
            <w:pPr>
              <w:ind w:left="1050" w:hangingChars="500" w:hanging="1050"/>
            </w:pPr>
            <w:r>
              <w:t xml:space="preserve">   &lt;/Page&gt;</w:t>
            </w:r>
          </w:p>
          <w:p w:rsidR="00910B2A" w:rsidRDefault="00910B2A" w:rsidP="00A80EA6">
            <w:pPr>
              <w:ind w:left="1050" w:hangingChars="500" w:hanging="1050"/>
            </w:pPr>
          </w:p>
          <w:p w:rsidR="00522213" w:rsidRDefault="00522213" w:rsidP="00522213">
            <w:pPr>
              <w:ind w:left="1050" w:hangingChars="500" w:hanging="1050"/>
            </w:pPr>
            <w:r>
              <w:t xml:space="preserve">  &lt;/Screen&gt;</w:t>
            </w:r>
          </w:p>
          <w:p w:rsidR="00522213" w:rsidRDefault="00522213" w:rsidP="00522213">
            <w:pPr>
              <w:ind w:left="1050" w:hangingChars="500" w:hanging="1050"/>
            </w:pPr>
            <w:r>
              <w:t xml:space="preserve">  &lt;/Root&gt;</w:t>
            </w:r>
          </w:p>
        </w:tc>
      </w:tr>
    </w:tbl>
    <w:p w:rsidR="00522213" w:rsidRDefault="00522213" w:rsidP="00CA69A8">
      <w:pPr>
        <w:ind w:left="420"/>
      </w:pPr>
    </w:p>
    <w:p w:rsidR="00B16578" w:rsidRPr="00B16578" w:rsidRDefault="00B16578" w:rsidP="00B16578">
      <w:pPr>
        <w:ind w:left="420" w:firstLine="420"/>
      </w:pPr>
      <w:r>
        <w:rPr>
          <w:rFonts w:hint="eastAsia"/>
        </w:rPr>
        <w:t>该页的</w:t>
      </w:r>
      <w:r>
        <w:rPr>
          <w:rFonts w:hint="eastAsia"/>
        </w:rPr>
        <w:t>name</w:t>
      </w:r>
      <w:r>
        <w:rPr>
          <w:rFonts w:hint="eastAsia"/>
        </w:rPr>
        <w:t>为</w:t>
      </w:r>
      <w:r w:rsidRPr="00B16578">
        <w:t>home_screen.xml</w:t>
      </w:r>
      <w:r w:rsidRPr="00B16578">
        <w:rPr>
          <w:rFonts w:hint="eastAsia"/>
        </w:rPr>
        <w:t>，假如程序中希望将这个页面在终端中显示，代码示例为：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blLook w:val="04A0"/>
      </w:tblPr>
      <w:tblGrid>
        <w:gridCol w:w="8528"/>
      </w:tblGrid>
      <w:tr w:rsidR="00B16578" w:rsidTr="00AE5E01">
        <w:tc>
          <w:tcPr>
            <w:tcW w:w="8528" w:type="dxa"/>
            <w:shd w:val="clear" w:color="auto" w:fill="BFBFBF"/>
          </w:tcPr>
          <w:p w:rsidR="00B16578" w:rsidRDefault="00B16578" w:rsidP="00AE5E01">
            <w:pPr>
              <w:ind w:left="1050" w:hangingChars="500" w:hanging="1050"/>
            </w:pPr>
            <w:r>
              <w:t>int main()</w:t>
            </w:r>
          </w:p>
          <w:p w:rsidR="00B16578" w:rsidRDefault="00B16578" w:rsidP="00AE5E01">
            <w:pPr>
              <w:ind w:left="1050" w:hangingChars="500" w:hanging="1050"/>
            </w:pPr>
            <w:r>
              <w:rPr>
                <w:rFonts w:hint="eastAsia"/>
              </w:rPr>
              <w:t>{</w:t>
            </w:r>
          </w:p>
          <w:p w:rsidR="00B16578" w:rsidRDefault="00B16578" w:rsidP="00AE5E01">
            <w:pPr>
              <w:ind w:left="1050" w:hangingChars="500" w:hanging="1050"/>
            </w:pPr>
            <w:r>
              <w:rPr>
                <w:rFonts w:hint="eastAsia"/>
              </w:rPr>
              <w:t xml:space="preserve">     </w:t>
            </w:r>
            <w:r>
              <w:t>……</w:t>
            </w:r>
            <w:r>
              <w:rPr>
                <w:rFonts w:hint="eastAsia"/>
              </w:rPr>
              <w:t>..</w:t>
            </w:r>
          </w:p>
          <w:p w:rsidR="00B16578" w:rsidRDefault="00B16578" w:rsidP="00B16578">
            <w:pPr>
              <w:autoSpaceDE w:val="0"/>
              <w:autoSpaceDN w:val="0"/>
              <w:adjustRightInd w:val="0"/>
              <w:jc w:val="left"/>
              <w:rPr>
                <w:rFonts w:ascii="NSimSun" w:hAnsi="NSimSun" w:cs="NSimSun"/>
                <w:kern w:val="0"/>
                <w:sz w:val="19"/>
                <w:szCs w:val="19"/>
              </w:rPr>
            </w:pPr>
            <w:r>
              <w:rPr>
                <w:rFonts w:hint="eastAsia"/>
              </w:rPr>
              <w:t xml:space="preserve">     </w:t>
            </w:r>
            <w:r w:rsidR="00A071BE">
              <w:rPr>
                <w:rFonts w:ascii="NSimSun" w:hAnsi="NSimSun" w:cs="NSimSun"/>
                <w:kern w:val="0"/>
                <w:sz w:val="19"/>
                <w:szCs w:val="19"/>
              </w:rPr>
              <w:t>EUI</w:t>
            </w:r>
            <w:r>
              <w:rPr>
                <w:rFonts w:ascii="NSimSun" w:hAnsi="NSimSun" w:cs="NSimSun"/>
                <w:kern w:val="0"/>
                <w:sz w:val="19"/>
                <w:szCs w:val="19"/>
              </w:rPr>
              <w:t>_Init(</w:t>
            </w:r>
            <w:r w:rsidR="0083304D" w:rsidRPr="0083304D">
              <w:rPr>
                <w:rFonts w:ascii="NSimSun" w:hAnsi="NSimSun" w:cs="NSimSun" w:hint="eastAsia"/>
                <w:kern w:val="0"/>
                <w:sz w:val="19"/>
                <w:szCs w:val="19"/>
              </w:rPr>
              <w:t>0</w:t>
            </w:r>
            <w:r>
              <w:rPr>
                <w:rFonts w:ascii="NSimSun" w:hAnsi="NSimSun" w:cs="NSimSun"/>
                <w:kern w:val="0"/>
                <w:sz w:val="19"/>
                <w:szCs w:val="19"/>
              </w:rPr>
              <w:t>);</w:t>
            </w:r>
          </w:p>
          <w:p w:rsidR="00B16578" w:rsidRDefault="00B16578" w:rsidP="00B16578">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sidR="00892063">
              <w:rPr>
                <w:rFonts w:hint="eastAsia"/>
              </w:rPr>
              <w:t>iRet</w:t>
            </w:r>
            <w:r>
              <w:rPr>
                <w:rFonts w:ascii="NSimSun" w:hAnsi="NSimSun" w:cs="NSimSun" w:hint="eastAsia"/>
                <w:kern w:val="0"/>
                <w:sz w:val="19"/>
                <w:szCs w:val="19"/>
              </w:rPr>
              <w:t xml:space="preserve">  = </w:t>
            </w:r>
            <w:r>
              <w:rPr>
                <w:rFonts w:ascii="NSimSun" w:hAnsi="NSimSun" w:cs="NSimSun"/>
                <w:kern w:val="0"/>
                <w:sz w:val="19"/>
                <w:szCs w:val="19"/>
              </w:rPr>
              <w:t xml:space="preserve"> </w:t>
            </w:r>
            <w:r w:rsidR="00A071BE">
              <w:rPr>
                <w:rFonts w:ascii="NSimSun" w:hAnsi="NSimSun" w:cs="NSimSun"/>
                <w:kern w:val="0"/>
                <w:sz w:val="19"/>
                <w:szCs w:val="19"/>
              </w:rPr>
              <w:t>EUI</w:t>
            </w:r>
            <w:r>
              <w:rPr>
                <w:rFonts w:ascii="NSimSun" w:hAnsi="NSimSun" w:cs="NSimSun"/>
                <w:kern w:val="0"/>
                <w:sz w:val="19"/>
                <w:szCs w:val="19"/>
              </w:rPr>
              <w:t>_Load(</w:t>
            </w:r>
            <w:r w:rsidR="0083304D" w:rsidRPr="0083304D">
              <w:rPr>
                <w:rFonts w:ascii="NSimSun" w:hAnsi="NSimSun" w:cs="NSimSun" w:hint="eastAsia"/>
                <w:kern w:val="0"/>
                <w:sz w:val="19"/>
                <w:szCs w:val="19"/>
              </w:rPr>
              <w:t>0</w:t>
            </w:r>
            <w:r>
              <w:rPr>
                <w:rFonts w:ascii="NSimSun" w:hAnsi="NSimSun" w:cs="NSimSun"/>
                <w:kern w:val="0"/>
                <w:sz w:val="19"/>
                <w:szCs w:val="19"/>
              </w:rPr>
              <w:t>,</w:t>
            </w:r>
            <w:r>
              <w:rPr>
                <w:rFonts w:ascii="NSimSun" w:hAnsi="NSimSun" w:cs="NSimSun"/>
                <w:color w:val="A31515"/>
                <w:kern w:val="0"/>
                <w:sz w:val="19"/>
                <w:szCs w:val="19"/>
              </w:rPr>
              <w:t>"</w:t>
            </w:r>
            <w:r w:rsidRPr="00A80EA6">
              <w:rPr>
                <w:color w:val="FF0000"/>
              </w:rPr>
              <w:t xml:space="preserve"> home_screen.xml</w:t>
            </w:r>
            <w:r>
              <w:rPr>
                <w:rFonts w:ascii="NSimSun" w:hAnsi="NSimSun" w:cs="NSimSun"/>
                <w:color w:val="A31515"/>
                <w:kern w:val="0"/>
                <w:sz w:val="19"/>
                <w:szCs w:val="19"/>
              </w:rPr>
              <w:t xml:space="preserve"> "</w:t>
            </w:r>
            <w:r>
              <w:rPr>
                <w:rFonts w:ascii="NSimSun" w:hAnsi="NSimSun" w:cs="NSimSun"/>
                <w:kern w:val="0"/>
                <w:sz w:val="19"/>
                <w:szCs w:val="19"/>
              </w:rPr>
              <w:t>);</w:t>
            </w:r>
          </w:p>
          <w:p w:rsidR="00B16578" w:rsidRDefault="00B16578" w:rsidP="00B16578">
            <w:pPr>
              <w:autoSpaceDE w:val="0"/>
              <w:autoSpaceDN w:val="0"/>
              <w:adjustRightInd w:val="0"/>
              <w:jc w:val="left"/>
            </w:pPr>
            <w:r>
              <w:rPr>
                <w:rFonts w:ascii="NSimSun" w:hAnsi="NSimSun" w:cs="NSimSun" w:hint="eastAsia"/>
                <w:kern w:val="0"/>
                <w:sz w:val="19"/>
                <w:szCs w:val="19"/>
              </w:rPr>
              <w:t xml:space="preserve">      </w:t>
            </w:r>
            <w:r>
              <w:t>……</w:t>
            </w:r>
            <w:r>
              <w:rPr>
                <w:rFonts w:hint="eastAsia"/>
              </w:rPr>
              <w:t>..</w:t>
            </w:r>
          </w:p>
          <w:p w:rsidR="00892063" w:rsidRDefault="00B16578" w:rsidP="00892063">
            <w:pPr>
              <w:autoSpaceDE w:val="0"/>
              <w:autoSpaceDN w:val="0"/>
              <w:adjustRightInd w:val="0"/>
              <w:jc w:val="left"/>
              <w:rPr>
                <w:rFonts w:ascii="NSimSun" w:hAnsi="NSimSun" w:cs="NSimSun"/>
                <w:kern w:val="0"/>
                <w:sz w:val="19"/>
                <w:szCs w:val="19"/>
              </w:rPr>
            </w:pPr>
            <w:r>
              <w:rPr>
                <w:rFonts w:hint="eastAsia"/>
              </w:rPr>
              <w:t xml:space="preserve">    </w:t>
            </w:r>
            <w:r w:rsidR="00892063">
              <w:rPr>
                <w:rFonts w:hint="eastAsia"/>
              </w:rPr>
              <w:t xml:space="preserve"> iRet = </w:t>
            </w:r>
            <w:r w:rsidR="00A071BE">
              <w:rPr>
                <w:rFonts w:ascii="NSimSun" w:hAnsi="NSimSun" w:cs="NSimSun"/>
                <w:kern w:val="0"/>
                <w:sz w:val="19"/>
                <w:szCs w:val="19"/>
              </w:rPr>
              <w:t>EUI</w:t>
            </w:r>
            <w:r w:rsidR="00892063">
              <w:rPr>
                <w:rFonts w:ascii="NSimSun" w:hAnsi="NSimSun" w:cs="NSimSun"/>
                <w:kern w:val="0"/>
                <w:sz w:val="19"/>
                <w:szCs w:val="19"/>
              </w:rPr>
              <w:t>_Process(</w:t>
            </w:r>
            <w:r w:rsidR="0083304D" w:rsidRPr="0083304D">
              <w:rPr>
                <w:rFonts w:ascii="NSimSun" w:hAnsi="NSimSun" w:cs="NSimSun" w:hint="eastAsia"/>
                <w:kern w:val="0"/>
                <w:sz w:val="19"/>
                <w:szCs w:val="19"/>
              </w:rPr>
              <w:t>0</w:t>
            </w:r>
            <w:r w:rsidR="00892063">
              <w:rPr>
                <w:rFonts w:ascii="NSimSun" w:hAnsi="NSimSun" w:cs="NSimSun"/>
                <w:kern w:val="0"/>
                <w:sz w:val="19"/>
                <w:szCs w:val="19"/>
              </w:rPr>
              <w:t>,</w:t>
            </w:r>
            <w:r w:rsidR="00892063">
              <w:rPr>
                <w:rFonts w:ascii="NSimSun" w:hAnsi="NSimSun" w:cs="NSimSun" w:hint="eastAsia"/>
                <w:kern w:val="0"/>
                <w:sz w:val="19"/>
                <w:szCs w:val="19"/>
              </w:rPr>
              <w:t>TIMEOUT</w:t>
            </w:r>
            <w:r w:rsidR="00892063">
              <w:rPr>
                <w:rFonts w:ascii="NSimSun" w:hAnsi="NSimSun" w:cs="NSimSun"/>
                <w:kern w:val="0"/>
                <w:sz w:val="19"/>
                <w:szCs w:val="19"/>
              </w:rPr>
              <w:t>,OutData,</w:t>
            </w:r>
            <w:r w:rsidR="00892063">
              <w:rPr>
                <w:rFonts w:ascii="NSimSun" w:hAnsi="NSimSun" w:cs="NSimSun"/>
                <w:color w:val="0000FF"/>
                <w:kern w:val="0"/>
                <w:sz w:val="19"/>
                <w:szCs w:val="19"/>
              </w:rPr>
              <w:t>sizeof</w:t>
            </w:r>
            <w:r w:rsidR="00892063">
              <w:rPr>
                <w:rFonts w:ascii="NSimSun" w:hAnsi="NSimSun" w:cs="NSimSun"/>
                <w:kern w:val="0"/>
                <w:sz w:val="19"/>
                <w:szCs w:val="19"/>
              </w:rPr>
              <w:t>(OutData),&amp;len);</w:t>
            </w:r>
          </w:p>
          <w:p w:rsidR="00892063" w:rsidRDefault="00892063" w:rsidP="00892063">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t>……</w:t>
            </w:r>
            <w:r>
              <w:rPr>
                <w:rFonts w:hint="eastAsia"/>
              </w:rPr>
              <w:t>..</w:t>
            </w:r>
          </w:p>
          <w:p w:rsidR="00B16578" w:rsidRPr="00892063" w:rsidRDefault="00892063" w:rsidP="00892063">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sidR="00A071BE">
              <w:rPr>
                <w:rFonts w:ascii="NSimSun" w:hAnsi="NSimSun" w:cs="NSimSun"/>
                <w:kern w:val="0"/>
                <w:sz w:val="19"/>
                <w:szCs w:val="19"/>
              </w:rPr>
              <w:t>EUI</w:t>
            </w:r>
            <w:r>
              <w:rPr>
                <w:rFonts w:ascii="NSimSun" w:hAnsi="NSimSun" w:cs="NSimSun"/>
                <w:kern w:val="0"/>
                <w:sz w:val="19"/>
                <w:szCs w:val="19"/>
              </w:rPr>
              <w:t>_Flush(</w:t>
            </w:r>
            <w:r w:rsidR="0083304D" w:rsidRPr="0083304D">
              <w:rPr>
                <w:rFonts w:ascii="NSimSun" w:hAnsi="NSimSun" w:cs="NSimSun" w:hint="eastAsia"/>
                <w:kern w:val="0"/>
                <w:sz w:val="19"/>
                <w:szCs w:val="19"/>
              </w:rPr>
              <w:t>0</w:t>
            </w:r>
            <w:r w:rsidRPr="0083304D">
              <w:rPr>
                <w:rFonts w:ascii="NSimSun" w:hAnsi="NSimSun" w:cs="NSimSun"/>
                <w:kern w:val="0"/>
                <w:sz w:val="19"/>
                <w:szCs w:val="19"/>
              </w:rPr>
              <w:t>)</w:t>
            </w:r>
            <w:r>
              <w:rPr>
                <w:rFonts w:ascii="NSimSun" w:hAnsi="NSimSun" w:cs="NSimSun"/>
                <w:kern w:val="0"/>
                <w:sz w:val="19"/>
                <w:szCs w:val="19"/>
              </w:rPr>
              <w:t>;</w:t>
            </w:r>
          </w:p>
          <w:p w:rsidR="00B16578" w:rsidRDefault="00B16578" w:rsidP="00AE5E01">
            <w:pPr>
              <w:ind w:left="1050" w:hangingChars="500" w:hanging="1050"/>
            </w:pPr>
            <w:r>
              <w:t>}</w:t>
            </w:r>
          </w:p>
          <w:p w:rsidR="00B16578" w:rsidRDefault="00B16578" w:rsidP="00B16578"/>
        </w:tc>
      </w:tr>
    </w:tbl>
    <w:p w:rsidR="00B16578" w:rsidRPr="00B16578" w:rsidRDefault="001F28F7" w:rsidP="00CA69A8">
      <w:pPr>
        <w:ind w:left="420"/>
      </w:pPr>
      <w:r>
        <w:rPr>
          <w:rFonts w:hint="eastAsia"/>
        </w:rPr>
        <w:t>如此，即可将用</w:t>
      </w:r>
      <w:r>
        <w:rPr>
          <w:rFonts w:hint="eastAsia"/>
        </w:rPr>
        <w:t>xml</w:t>
      </w:r>
      <w:r>
        <w:rPr>
          <w:rFonts w:hint="eastAsia"/>
        </w:rPr>
        <w:t>描述好的界面在终端中显示出来。</w:t>
      </w:r>
    </w:p>
    <w:p w:rsidR="00CE14D6" w:rsidRPr="008A71D3" w:rsidRDefault="008A71D3" w:rsidP="008A71D3">
      <w:pPr>
        <w:pStyle w:val="1"/>
        <w:numPr>
          <w:ilvl w:val="0"/>
          <w:numId w:val="0"/>
        </w:numPr>
        <w:jc w:val="center"/>
        <w:rPr>
          <w:rFonts w:ascii="宋体" w:hAnsi="宋体"/>
          <w:color w:val="4F81BD"/>
          <w:sz w:val="72"/>
          <w:szCs w:val="72"/>
        </w:rPr>
      </w:pPr>
      <w:r>
        <w:br w:type="page"/>
      </w:r>
      <w:bookmarkStart w:id="45" w:name="_Toc449080466"/>
      <w:r w:rsidR="001413B4" w:rsidRPr="008A71D3">
        <w:rPr>
          <w:rFonts w:ascii="宋体" w:hAnsi="宋体" w:hint="eastAsia"/>
          <w:color w:val="4F81BD"/>
          <w:sz w:val="72"/>
          <w:szCs w:val="72"/>
        </w:rPr>
        <w:lastRenderedPageBreak/>
        <w:t xml:space="preserve">7 </w:t>
      </w:r>
      <w:r w:rsidRPr="008A71D3">
        <w:rPr>
          <w:rFonts w:ascii="宋体" w:hAnsi="宋体" w:hint="eastAsia"/>
          <w:color w:val="4F81BD"/>
          <w:sz w:val="72"/>
          <w:szCs w:val="72"/>
        </w:rPr>
        <w:t>设计案例</w:t>
      </w:r>
      <w:bookmarkEnd w:id="45"/>
    </w:p>
    <w:p w:rsidR="00337C4D" w:rsidRPr="006C31BC" w:rsidRDefault="00337C4D" w:rsidP="00337C4D">
      <w:pPr>
        <w:rPr>
          <w:b/>
        </w:rPr>
      </w:pPr>
      <w:r w:rsidRPr="006C31BC">
        <w:rPr>
          <w:rFonts w:hint="eastAsia"/>
          <w:b/>
        </w:rPr>
        <w:t>图片与虚拟按钮：</w:t>
      </w:r>
    </w:p>
    <w:p w:rsidR="0065543F" w:rsidRDefault="00F05FAF" w:rsidP="0065543F">
      <w:pPr>
        <w:jc w:val="left"/>
      </w:pPr>
      <w:r>
        <w:rPr>
          <w:rFonts w:hint="eastAsia"/>
        </w:rPr>
        <w:tab/>
      </w:r>
      <w:r w:rsidR="00FE3CF5">
        <w:pict>
          <v:shape id="_x0000_i1036" type="#_x0000_t75" style="width:182.25pt;height:242.25pt">
            <v:imagedata r:id="rId23" o:title=""/>
          </v:shape>
        </w:pict>
      </w:r>
    </w:p>
    <w:p w:rsidR="00337C4D" w:rsidRDefault="00337C4D" w:rsidP="0065543F">
      <w:pPr>
        <w:jc w:val="left"/>
      </w:pPr>
    </w:p>
    <w:p w:rsidR="00522213" w:rsidRPr="0065543F" w:rsidRDefault="00522213" w:rsidP="0065543F">
      <w:pPr>
        <w:jc w:val="left"/>
      </w:pPr>
    </w:p>
    <w:p w:rsidR="002F2328" w:rsidRPr="006C31BC" w:rsidRDefault="00337C4D" w:rsidP="004D6FC1">
      <w:pPr>
        <w:rPr>
          <w:b/>
          <w:sz w:val="24"/>
        </w:rPr>
      </w:pPr>
      <w:r w:rsidRPr="006C31BC">
        <w:rPr>
          <w:b/>
          <w:sz w:val="24"/>
        </w:rPr>
        <w:t>九宫格菜单虚拟按键：</w:t>
      </w:r>
    </w:p>
    <w:p w:rsidR="00337C4D" w:rsidRDefault="00337C4D" w:rsidP="004D6FC1">
      <w:pPr>
        <w:rPr>
          <w:sz w:val="24"/>
        </w:rPr>
      </w:pPr>
      <w:r>
        <w:rPr>
          <w:rFonts w:hint="eastAsia"/>
          <w:sz w:val="24"/>
        </w:rPr>
        <w:tab/>
      </w:r>
      <w:r w:rsidR="00FE3CF5" w:rsidRPr="00CA743B">
        <w:rPr>
          <w:sz w:val="24"/>
        </w:rPr>
        <w:pict>
          <v:shape id="_x0000_i1037" type="#_x0000_t75" style="width:182.25pt;height:243pt">
            <v:imagedata r:id="rId24" o:title=""/>
          </v:shape>
        </w:pict>
      </w:r>
    </w:p>
    <w:p w:rsidR="00337C4D" w:rsidRDefault="00337C4D" w:rsidP="004D6FC1">
      <w:pPr>
        <w:rPr>
          <w:sz w:val="24"/>
        </w:rPr>
      </w:pPr>
    </w:p>
    <w:p w:rsidR="00522213" w:rsidRPr="00522213" w:rsidRDefault="00522213" w:rsidP="004D6FC1">
      <w:pPr>
        <w:rPr>
          <w:sz w:val="24"/>
        </w:rPr>
      </w:pPr>
    </w:p>
    <w:p w:rsidR="00337C4D" w:rsidRPr="006C31BC" w:rsidRDefault="00337C4D" w:rsidP="004D6FC1">
      <w:pPr>
        <w:rPr>
          <w:b/>
          <w:sz w:val="24"/>
        </w:rPr>
      </w:pPr>
      <w:r w:rsidRPr="006C31BC">
        <w:rPr>
          <w:b/>
          <w:sz w:val="24"/>
        </w:rPr>
        <w:t>编辑框与虚拟灯：</w:t>
      </w:r>
    </w:p>
    <w:p w:rsidR="00337C4D" w:rsidRDefault="008B6197" w:rsidP="004D6FC1">
      <w:pPr>
        <w:rPr>
          <w:sz w:val="24"/>
        </w:rPr>
      </w:pPr>
      <w:r>
        <w:rPr>
          <w:rFonts w:hint="eastAsia"/>
          <w:sz w:val="24"/>
        </w:rPr>
        <w:lastRenderedPageBreak/>
        <w:t xml:space="preserve">    </w:t>
      </w:r>
      <w:r w:rsidR="00FE3CF5" w:rsidRPr="00CA743B">
        <w:rPr>
          <w:sz w:val="24"/>
        </w:rPr>
        <w:pict>
          <v:shape id="_x0000_i1038" type="#_x0000_t75" style="width:180.75pt;height:243pt">
            <v:imagedata r:id="rId25" o:title=""/>
          </v:shape>
        </w:pict>
      </w:r>
    </w:p>
    <w:p w:rsidR="00337C4D" w:rsidRDefault="00337C4D" w:rsidP="004D6FC1">
      <w:pPr>
        <w:rPr>
          <w:sz w:val="24"/>
        </w:rPr>
      </w:pPr>
    </w:p>
    <w:p w:rsidR="009F7B0C" w:rsidRPr="006C31BC" w:rsidRDefault="009F7B0C" w:rsidP="004D6FC1">
      <w:pPr>
        <w:rPr>
          <w:b/>
          <w:sz w:val="24"/>
        </w:rPr>
      </w:pPr>
      <w:r w:rsidRPr="006C31BC">
        <w:rPr>
          <w:rFonts w:hint="eastAsia"/>
          <w:b/>
          <w:sz w:val="24"/>
        </w:rPr>
        <w:t>单列菜单</w:t>
      </w:r>
      <w:r w:rsidR="007E5D96" w:rsidRPr="006C31BC">
        <w:rPr>
          <w:rFonts w:hint="eastAsia"/>
          <w:b/>
          <w:sz w:val="24"/>
        </w:rPr>
        <w:t>按键</w:t>
      </w:r>
      <w:r w:rsidRPr="006C31BC">
        <w:rPr>
          <w:rFonts w:hint="eastAsia"/>
          <w:b/>
          <w:sz w:val="24"/>
        </w:rPr>
        <w:t>效果：</w:t>
      </w:r>
    </w:p>
    <w:p w:rsidR="00337C4D" w:rsidRDefault="00FE3CF5" w:rsidP="004D6FC1">
      <w:pPr>
        <w:rPr>
          <w:sz w:val="24"/>
        </w:rPr>
      </w:pPr>
      <w:r w:rsidRPr="00CA743B">
        <w:rPr>
          <w:sz w:val="24"/>
        </w:rPr>
        <w:pict>
          <v:shape id="_x0000_i1039" type="#_x0000_t75" style="width:192pt;height:247.5pt">
            <v:imagedata r:id="rId26" o:title=""/>
          </v:shape>
        </w:pict>
      </w:r>
    </w:p>
    <w:p w:rsidR="009F7B0C" w:rsidRDefault="009F7B0C" w:rsidP="004D6FC1">
      <w:pPr>
        <w:rPr>
          <w:sz w:val="24"/>
        </w:rPr>
      </w:pPr>
    </w:p>
    <w:p w:rsidR="009F7B0C" w:rsidRPr="006C31BC" w:rsidRDefault="009A0D41" w:rsidP="004D6FC1">
      <w:pPr>
        <w:rPr>
          <w:b/>
          <w:sz w:val="24"/>
        </w:rPr>
      </w:pPr>
      <w:r w:rsidRPr="006C31BC">
        <w:rPr>
          <w:b/>
          <w:sz w:val="24"/>
        </w:rPr>
        <w:t>双</w:t>
      </w:r>
      <w:r w:rsidR="007E5D96" w:rsidRPr="006C31BC">
        <w:rPr>
          <w:b/>
          <w:sz w:val="24"/>
        </w:rPr>
        <w:t>页显示效果：</w:t>
      </w:r>
    </w:p>
    <w:p w:rsidR="007E5D96" w:rsidRDefault="00FE3CF5" w:rsidP="004D6FC1">
      <w:pPr>
        <w:rPr>
          <w:sz w:val="24"/>
        </w:rPr>
      </w:pPr>
      <w:r w:rsidRPr="00CA743B">
        <w:rPr>
          <w:sz w:val="24"/>
        </w:rPr>
        <w:lastRenderedPageBreak/>
        <w:pict>
          <v:shape id="_x0000_i1040" type="#_x0000_t75" style="width:190.5pt;height:249pt">
            <v:imagedata r:id="rId27" o:title=""/>
          </v:shape>
        </w:pict>
      </w:r>
    </w:p>
    <w:p w:rsidR="00306AB1" w:rsidRDefault="00306AB1" w:rsidP="004D6FC1">
      <w:pPr>
        <w:rPr>
          <w:sz w:val="24"/>
        </w:rPr>
      </w:pPr>
    </w:p>
    <w:p w:rsidR="00522213" w:rsidRDefault="00522213" w:rsidP="004D6FC1">
      <w:pPr>
        <w:rPr>
          <w:sz w:val="24"/>
        </w:rPr>
      </w:pPr>
    </w:p>
    <w:p w:rsidR="00306AB1" w:rsidRPr="006C31BC" w:rsidRDefault="00306AB1" w:rsidP="004D6FC1">
      <w:pPr>
        <w:rPr>
          <w:b/>
          <w:sz w:val="24"/>
        </w:rPr>
      </w:pPr>
      <w:r w:rsidRPr="006C31BC">
        <w:rPr>
          <w:rFonts w:hint="eastAsia"/>
          <w:b/>
          <w:sz w:val="24"/>
        </w:rPr>
        <w:t>文本框与编辑框：</w:t>
      </w:r>
    </w:p>
    <w:p w:rsidR="00306AB1" w:rsidRDefault="00FE3CF5" w:rsidP="004D6FC1">
      <w:pPr>
        <w:rPr>
          <w:sz w:val="24"/>
        </w:rPr>
      </w:pPr>
      <w:r w:rsidRPr="00CA743B">
        <w:rPr>
          <w:sz w:val="24"/>
        </w:rPr>
        <w:pict>
          <v:shape id="_x0000_i1041" type="#_x0000_t75" style="width:180pt;height:246pt">
            <v:imagedata r:id="rId28" o:title=""/>
          </v:shape>
        </w:pict>
      </w:r>
    </w:p>
    <w:p w:rsidR="00907643" w:rsidRDefault="00907643" w:rsidP="00300B8E"/>
    <w:p w:rsidR="00CB717C" w:rsidRDefault="00CB717C" w:rsidP="00300B8E"/>
    <w:p w:rsidR="00CB717C" w:rsidRDefault="00CB717C" w:rsidP="00300B8E"/>
    <w:p w:rsidR="00CB717C" w:rsidRPr="00907643" w:rsidRDefault="00CB717C" w:rsidP="00300B8E"/>
    <w:p w:rsidR="002F2328" w:rsidRDefault="00FE3CF5" w:rsidP="004D6FC1">
      <w:pPr>
        <w:rPr>
          <w:sz w:val="24"/>
        </w:rPr>
      </w:pPr>
      <w:r w:rsidRPr="00CA743B">
        <w:rPr>
          <w:noProof/>
          <w:sz w:val="24"/>
        </w:rPr>
        <w:lastRenderedPageBreak/>
        <w:pict>
          <v:shape id="图片 8" o:spid="_x0000_i1042" type="#_x0000_t75" style="width:416.25pt;height:402.75pt;visibility:visible">
            <v:imagedata r:id="rId29" o:title=""/>
          </v:shape>
        </w:pict>
      </w:r>
    </w:p>
    <w:p w:rsidR="002F2328" w:rsidRDefault="002F2328" w:rsidP="004D6FC1">
      <w:pPr>
        <w:rPr>
          <w:sz w:val="24"/>
        </w:rPr>
      </w:pPr>
    </w:p>
    <w:p w:rsidR="002F2328" w:rsidRDefault="002F2328" w:rsidP="004D6FC1">
      <w:pPr>
        <w:rPr>
          <w:sz w:val="24"/>
        </w:rPr>
      </w:pPr>
    </w:p>
    <w:p w:rsidR="002F2328" w:rsidRDefault="002F2328" w:rsidP="004D6FC1">
      <w:pPr>
        <w:rPr>
          <w:sz w:val="24"/>
        </w:rPr>
      </w:pPr>
    </w:p>
    <w:p w:rsidR="002F2328" w:rsidRDefault="002F2328" w:rsidP="004D6FC1">
      <w:pPr>
        <w:rPr>
          <w:sz w:val="24"/>
        </w:rPr>
      </w:pPr>
    </w:p>
    <w:p w:rsidR="002F2328" w:rsidRPr="00EB4DED" w:rsidRDefault="00FE3CF5" w:rsidP="004D6FC1">
      <w:pPr>
        <w:rPr>
          <w:sz w:val="24"/>
        </w:rPr>
      </w:pPr>
      <w:r w:rsidRPr="00CA743B">
        <w:rPr>
          <w:noProof/>
          <w:sz w:val="24"/>
        </w:rPr>
        <w:pict>
          <v:shape id="图片 9" o:spid="_x0000_i1043" type="#_x0000_t75" style="width:415.5pt;height:73.5pt;visibility:visible">
            <v:imagedata r:id="rId30" o:title=""/>
          </v:shape>
        </w:pict>
      </w:r>
    </w:p>
    <w:sectPr w:rsidR="002F2328" w:rsidRPr="00EB4DED" w:rsidSect="00C34F3D">
      <w:headerReference w:type="default" r:id="rId31"/>
      <w:footerReference w:type="default" r:id="rId32"/>
      <w:headerReference w:type="first" r:id="rId33"/>
      <w:pgSz w:w="11906" w:h="16838"/>
      <w:pgMar w:top="1440" w:right="1797" w:bottom="1440" w:left="1797"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68CB" w:rsidRDefault="000C68CB">
      <w:r>
        <w:separator/>
      </w:r>
    </w:p>
  </w:endnote>
  <w:endnote w:type="continuationSeparator" w:id="1">
    <w:p w:rsidR="000C68CB" w:rsidRDefault="000C68C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A7E" w:rsidRDefault="00CA743B" w:rsidP="007A125E">
    <w:pPr>
      <w:pStyle w:val="a4"/>
      <w:jc w:val="center"/>
    </w:pPr>
    <w:fldSimple w:instr=" PAGE ">
      <w:r w:rsidR="004F2F2F">
        <w:rPr>
          <w:noProof/>
        </w:rPr>
        <w:t>16</w:t>
      </w:r>
    </w:fldSimple>
    <w:r w:rsidR="00D72A7E">
      <w:t>/</w:t>
    </w:r>
    <w:fldSimple w:instr=" NUMPAGES ">
      <w:r w:rsidR="004F2F2F">
        <w:rPr>
          <w:noProof/>
        </w:rPr>
        <w:t>38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68CB" w:rsidRDefault="000C68CB">
      <w:r>
        <w:separator/>
      </w:r>
    </w:p>
  </w:footnote>
  <w:footnote w:type="continuationSeparator" w:id="1">
    <w:p w:rsidR="000C68CB" w:rsidRDefault="000C68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A7E" w:rsidRPr="003E29D0" w:rsidRDefault="00CA743B" w:rsidP="00AA254F">
    <w:pPr>
      <w:adjustRightInd w:val="0"/>
      <w:snapToGrid w:val="0"/>
      <w:rPr>
        <w:rFonts w:ascii="新宋体" w:eastAsia="新宋体" w:hAnsi="新宋体"/>
        <w:b/>
        <w:bCs/>
        <w:w w:val="50"/>
        <w:sz w:val="28"/>
        <w:szCs w:val="28"/>
      </w:rPr>
    </w:pPr>
    <w:r w:rsidRPr="00CA743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34818" type="#_x0000_t75" style="position:absolute;left:0;text-align:left;margin-left:5in;margin-top:2.7pt;width:54pt;height:26.75pt;z-index:-251658240;visibility:visible;mso-position-vertical-relative:line" o:allowoverlap="f">
          <v:imagedata r:id="rId1" o:title=""/>
          <w10:wrap type="square"/>
        </v:shape>
      </w:pict>
    </w:r>
    <w:r w:rsidR="00D72A7E" w:rsidRPr="003E29D0">
      <w:rPr>
        <w:rFonts w:ascii="新宋体" w:eastAsia="新宋体" w:hAnsi="新宋体" w:hint="eastAsia"/>
        <w:b/>
        <w:bCs/>
        <w:w w:val="50"/>
        <w:sz w:val="28"/>
        <w:szCs w:val="28"/>
      </w:rPr>
      <w:t>百富计算机技术</w:t>
    </w:r>
    <w:r w:rsidR="00D72A7E" w:rsidRPr="003E29D0">
      <w:rPr>
        <w:rFonts w:ascii="新宋体" w:eastAsia="新宋体" w:hAnsi="新宋体"/>
        <w:b/>
        <w:bCs/>
        <w:w w:val="50"/>
        <w:sz w:val="28"/>
        <w:szCs w:val="28"/>
      </w:rPr>
      <w:t>(</w:t>
    </w:r>
    <w:r w:rsidR="00D72A7E" w:rsidRPr="003E29D0">
      <w:rPr>
        <w:rFonts w:ascii="新宋体" w:eastAsia="新宋体" w:hAnsi="新宋体" w:hint="eastAsia"/>
        <w:b/>
        <w:bCs/>
        <w:w w:val="50"/>
        <w:sz w:val="28"/>
        <w:szCs w:val="28"/>
      </w:rPr>
      <w:t>深圳</w:t>
    </w:r>
    <w:r w:rsidR="00D72A7E" w:rsidRPr="003E29D0">
      <w:rPr>
        <w:rFonts w:ascii="新宋体" w:eastAsia="新宋体" w:hAnsi="新宋体"/>
        <w:b/>
        <w:bCs/>
        <w:w w:val="50"/>
        <w:sz w:val="28"/>
        <w:szCs w:val="28"/>
      </w:rPr>
      <w:t>)</w:t>
    </w:r>
    <w:r w:rsidR="00D72A7E" w:rsidRPr="003E29D0">
      <w:rPr>
        <w:rFonts w:ascii="新宋体" w:eastAsia="新宋体" w:hAnsi="新宋体" w:hint="eastAsia"/>
        <w:b/>
        <w:bCs/>
        <w:w w:val="50"/>
        <w:sz w:val="28"/>
        <w:szCs w:val="28"/>
      </w:rPr>
      <w:t>有限公司</w:t>
    </w:r>
  </w:p>
  <w:p w:rsidR="00D72A7E" w:rsidRDefault="00D72A7E" w:rsidP="00AA254F">
    <w:pPr>
      <w:pStyle w:val="a3"/>
      <w:jc w:val="both"/>
    </w:pPr>
    <w:r>
      <w:t>PAX Computer Technology (Shenzhen) Limited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A7E" w:rsidRPr="003E29D0" w:rsidRDefault="00CA743B" w:rsidP="003E29D0">
    <w:pPr>
      <w:adjustRightInd w:val="0"/>
      <w:snapToGrid w:val="0"/>
      <w:rPr>
        <w:rFonts w:ascii="新宋体" w:eastAsia="新宋体" w:hAnsi="新宋体"/>
        <w:b/>
        <w:bCs/>
        <w:w w:val="50"/>
        <w:sz w:val="28"/>
        <w:szCs w:val="28"/>
      </w:rPr>
    </w:pPr>
    <w:r w:rsidRPr="00CA743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34817" type="#_x0000_t75" style="position:absolute;left:0;text-align:left;margin-left:5in;margin-top:2.7pt;width:54pt;height:26.75pt;z-index:-251659264;visibility:visible;mso-position-vertical-relative:line" o:allowoverlap="f">
          <v:imagedata r:id="rId1" o:title=""/>
          <w10:wrap type="square"/>
        </v:shape>
      </w:pict>
    </w:r>
    <w:r w:rsidR="00D72A7E" w:rsidRPr="003E29D0">
      <w:rPr>
        <w:rFonts w:ascii="新宋体" w:eastAsia="新宋体" w:hAnsi="新宋体" w:hint="eastAsia"/>
        <w:b/>
        <w:bCs/>
        <w:w w:val="50"/>
        <w:sz w:val="28"/>
        <w:szCs w:val="28"/>
      </w:rPr>
      <w:t>百富计算机技术</w:t>
    </w:r>
    <w:r w:rsidR="00D72A7E" w:rsidRPr="003E29D0">
      <w:rPr>
        <w:rFonts w:ascii="新宋体" w:eastAsia="新宋体" w:hAnsi="新宋体"/>
        <w:b/>
        <w:bCs/>
        <w:w w:val="50"/>
        <w:sz w:val="28"/>
        <w:szCs w:val="28"/>
      </w:rPr>
      <w:t>(</w:t>
    </w:r>
    <w:r w:rsidR="00D72A7E" w:rsidRPr="003E29D0">
      <w:rPr>
        <w:rFonts w:ascii="新宋体" w:eastAsia="新宋体" w:hAnsi="新宋体" w:hint="eastAsia"/>
        <w:b/>
        <w:bCs/>
        <w:w w:val="50"/>
        <w:sz w:val="28"/>
        <w:szCs w:val="28"/>
      </w:rPr>
      <w:t>深圳</w:t>
    </w:r>
    <w:r w:rsidR="00D72A7E" w:rsidRPr="003E29D0">
      <w:rPr>
        <w:rFonts w:ascii="新宋体" w:eastAsia="新宋体" w:hAnsi="新宋体"/>
        <w:b/>
        <w:bCs/>
        <w:w w:val="50"/>
        <w:sz w:val="28"/>
        <w:szCs w:val="28"/>
      </w:rPr>
      <w:t>)</w:t>
    </w:r>
    <w:r w:rsidR="00D72A7E" w:rsidRPr="003E29D0">
      <w:rPr>
        <w:rFonts w:ascii="新宋体" w:eastAsia="新宋体" w:hAnsi="新宋体" w:hint="eastAsia"/>
        <w:b/>
        <w:bCs/>
        <w:w w:val="50"/>
        <w:sz w:val="28"/>
        <w:szCs w:val="28"/>
      </w:rPr>
      <w:t>有限公司</w:t>
    </w:r>
  </w:p>
  <w:p w:rsidR="00D72A7E" w:rsidRDefault="00D72A7E" w:rsidP="003E29D0">
    <w:pPr>
      <w:pStyle w:val="a3"/>
      <w:jc w:val="both"/>
    </w:pPr>
    <w:r>
      <w:t>PAX Computer Technology (Shenzhen) Limited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decimal"/>
      <w:pStyle w:val="1"/>
      <w:lvlText w:val="%1"/>
      <w:lvlJc w:val="left"/>
      <w:pPr>
        <w:ind w:left="5961" w:hanging="432"/>
      </w:pPr>
    </w:lvl>
    <w:lvl w:ilvl="1">
      <w:start w:val="1"/>
      <w:numFmt w:val="decimal"/>
      <w:pStyle w:val="2"/>
      <w:lvlText w:val="%1.%2"/>
      <w:lvlJc w:val="left"/>
      <w:pPr>
        <w:ind w:left="576" w:hanging="576"/>
      </w:pPr>
      <w:rPr>
        <w:rFonts w:ascii="Arial" w:hAnsi="Arial" w:cs="Arial" w:hint="default"/>
        <w:b w:val="0"/>
        <w:bCs w:val="0"/>
        <w:i w:val="0"/>
        <w:iCs w:val="0"/>
        <w:caps w:val="0"/>
        <w:smallCaps w:val="0"/>
        <w:strike w:val="0"/>
        <w:dstrike w:val="0"/>
        <w:outline w:val="0"/>
        <w:shadow w:val="0"/>
        <w:emboss w:val="0"/>
        <w:imprint w:val="0"/>
        <w:snapToGrid w:val="0"/>
        <w:vanish w:val="0"/>
        <w:color w:val="538CD5"/>
        <w:spacing w:val="0"/>
        <w:w w:val="0"/>
        <w:kern w:val="0"/>
        <w:position w:val="0"/>
        <w:szCs w:val="0"/>
        <w:u w:val="none"/>
        <w:vertAlign w:val="baseline"/>
        <w:em w:val="none"/>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05E384B"/>
    <w:multiLevelType w:val="hybridMultilevel"/>
    <w:tmpl w:val="2FC61312"/>
    <w:lvl w:ilvl="0" w:tplc="49F0D23E">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B20CA"/>
    <w:multiLevelType w:val="hybridMultilevel"/>
    <w:tmpl w:val="A40E4DF6"/>
    <w:lvl w:ilvl="0" w:tplc="741A7ED2">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862562"/>
    <w:multiLevelType w:val="multilevel"/>
    <w:tmpl w:val="CF6877FC"/>
    <w:lvl w:ilvl="0">
      <w:start w:val="1"/>
      <w:numFmt w:val="decimal"/>
      <w:lvlText w:val="%1"/>
      <w:lvlJc w:val="left"/>
      <w:pPr>
        <w:tabs>
          <w:tab w:val="num" w:pos="7236"/>
        </w:tabs>
        <w:ind w:left="7236" w:hanging="432"/>
      </w:pPr>
      <w:rPr>
        <w:rFonts w:cs="Times New Roman" w:hint="eastAsia"/>
      </w:rPr>
    </w:lvl>
    <w:lvl w:ilvl="1">
      <w:start w:val="1"/>
      <w:numFmt w:val="decimal"/>
      <w:lvlText w:val="%1.%2"/>
      <w:lvlJc w:val="left"/>
      <w:pPr>
        <w:tabs>
          <w:tab w:val="num" w:pos="718"/>
        </w:tabs>
        <w:ind w:left="718" w:hanging="576"/>
      </w:pPr>
      <w:rPr>
        <w:rFonts w:cs="Times New Roman" w:hint="eastAsia"/>
      </w:rPr>
    </w:lvl>
    <w:lvl w:ilvl="2">
      <w:start w:val="1"/>
      <w:numFmt w:val="decimal"/>
      <w:lvlText w:val="%1.%2.%3"/>
      <w:lvlJc w:val="left"/>
      <w:pPr>
        <w:tabs>
          <w:tab w:val="num" w:pos="720"/>
        </w:tabs>
        <w:ind w:left="720" w:hanging="720"/>
      </w:pPr>
      <w:rPr>
        <w:rFonts w:cs="Times New Roman" w:hint="eastAsia"/>
      </w:rPr>
    </w:lvl>
    <w:lvl w:ilvl="3">
      <w:start w:val="1"/>
      <w:numFmt w:val="decimal"/>
      <w:pStyle w:val="4"/>
      <w:lvlText w:val="%1.%2.%3.%4"/>
      <w:lvlJc w:val="left"/>
      <w:pPr>
        <w:tabs>
          <w:tab w:val="num" w:pos="864"/>
        </w:tabs>
        <w:ind w:left="864" w:hanging="864"/>
      </w:pPr>
      <w:rPr>
        <w:rFonts w:cs="Times New Roman" w:hint="eastAsia"/>
      </w:rPr>
    </w:lvl>
    <w:lvl w:ilvl="4">
      <w:start w:val="1"/>
      <w:numFmt w:val="decimal"/>
      <w:pStyle w:val="5"/>
      <w:lvlText w:val="%1.%2.%3.%4.%5"/>
      <w:lvlJc w:val="left"/>
      <w:pPr>
        <w:tabs>
          <w:tab w:val="num" w:pos="1008"/>
        </w:tabs>
        <w:ind w:left="1008" w:hanging="1008"/>
      </w:pPr>
      <w:rPr>
        <w:rFonts w:cs="Times New Roman" w:hint="eastAsia"/>
      </w:rPr>
    </w:lvl>
    <w:lvl w:ilvl="5">
      <w:start w:val="1"/>
      <w:numFmt w:val="decimal"/>
      <w:pStyle w:val="6"/>
      <w:lvlText w:val="%1.%2.%3.%4.%5.%6"/>
      <w:lvlJc w:val="left"/>
      <w:pPr>
        <w:tabs>
          <w:tab w:val="num" w:pos="1152"/>
        </w:tabs>
        <w:ind w:left="1152" w:hanging="1152"/>
      </w:pPr>
      <w:rPr>
        <w:rFonts w:cs="Times New Roman" w:hint="eastAsia"/>
      </w:rPr>
    </w:lvl>
    <w:lvl w:ilvl="6">
      <w:start w:val="1"/>
      <w:numFmt w:val="decimal"/>
      <w:pStyle w:val="7"/>
      <w:lvlText w:val="%1.%2.%3.%4.%5.%6.%7"/>
      <w:lvlJc w:val="left"/>
      <w:pPr>
        <w:tabs>
          <w:tab w:val="num" w:pos="1296"/>
        </w:tabs>
        <w:ind w:left="1296" w:hanging="1296"/>
      </w:pPr>
      <w:rPr>
        <w:rFonts w:cs="Times New Roman" w:hint="eastAsia"/>
      </w:rPr>
    </w:lvl>
    <w:lvl w:ilvl="7">
      <w:start w:val="1"/>
      <w:numFmt w:val="decimal"/>
      <w:pStyle w:val="8"/>
      <w:lvlText w:val="%1.%2.%3.%4.%5.%6.%7.%8"/>
      <w:lvlJc w:val="left"/>
      <w:pPr>
        <w:tabs>
          <w:tab w:val="num" w:pos="1440"/>
        </w:tabs>
        <w:ind w:left="1440" w:hanging="1440"/>
      </w:pPr>
      <w:rPr>
        <w:rFonts w:cs="Times New Roman" w:hint="eastAsia"/>
      </w:rPr>
    </w:lvl>
    <w:lvl w:ilvl="8">
      <w:start w:val="1"/>
      <w:numFmt w:val="decimal"/>
      <w:pStyle w:val="9"/>
      <w:lvlText w:val="%1.%2.%3.%4.%5.%6.%7.%8.%9"/>
      <w:lvlJc w:val="left"/>
      <w:pPr>
        <w:tabs>
          <w:tab w:val="num" w:pos="1584"/>
        </w:tabs>
        <w:ind w:left="1584" w:hanging="1584"/>
      </w:pPr>
      <w:rPr>
        <w:rFonts w:cs="Times New Roman" w:hint="eastAsia"/>
      </w:rPr>
    </w:lvl>
  </w:abstractNum>
  <w:abstractNum w:abstractNumId="4">
    <w:nsid w:val="15AD3C0B"/>
    <w:multiLevelType w:val="hybridMultilevel"/>
    <w:tmpl w:val="6DEA0A98"/>
    <w:lvl w:ilvl="0" w:tplc="7504AF24">
      <w:start w:val="1"/>
      <w:numFmt w:val="decimal"/>
      <w:lvlText w:val="%1."/>
      <w:lvlJc w:val="left"/>
      <w:pPr>
        <w:ind w:left="321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90568B"/>
    <w:multiLevelType w:val="hybridMultilevel"/>
    <w:tmpl w:val="4C861914"/>
    <w:lvl w:ilvl="0" w:tplc="801E9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C110E3"/>
    <w:multiLevelType w:val="hybridMultilevel"/>
    <w:tmpl w:val="6DEA0A98"/>
    <w:lvl w:ilvl="0" w:tplc="7504AF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39E1FF5"/>
    <w:multiLevelType w:val="multilevel"/>
    <w:tmpl w:val="143A78D0"/>
    <w:lvl w:ilvl="0">
      <w:start w:val="3"/>
      <w:numFmt w:val="decimal"/>
      <w:lvlText w:val="%1"/>
      <w:lvlJc w:val="left"/>
      <w:pPr>
        <w:ind w:left="450" w:hanging="45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8">
    <w:nsid w:val="36790769"/>
    <w:multiLevelType w:val="hybridMultilevel"/>
    <w:tmpl w:val="456005C0"/>
    <w:lvl w:ilvl="0" w:tplc="ED36C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81408AE"/>
    <w:multiLevelType w:val="hybridMultilevel"/>
    <w:tmpl w:val="CF686FBA"/>
    <w:lvl w:ilvl="0" w:tplc="E7AA1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EB308F2"/>
    <w:multiLevelType w:val="multilevel"/>
    <w:tmpl w:val="1D9AEA98"/>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1">
    <w:nsid w:val="4CAB79CB"/>
    <w:multiLevelType w:val="hybridMultilevel"/>
    <w:tmpl w:val="79A2E00E"/>
    <w:lvl w:ilvl="0" w:tplc="DBDAC058">
      <w:start w:val="1"/>
      <w:numFmt w:val="decimal"/>
      <w:lvlText w:val="%1．"/>
      <w:lvlJc w:val="left"/>
      <w:pPr>
        <w:ind w:left="1245" w:hanging="825"/>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E6C52E4"/>
    <w:multiLevelType w:val="hybridMultilevel"/>
    <w:tmpl w:val="1FBE0766"/>
    <w:lvl w:ilvl="0" w:tplc="D12C015A">
      <w:start w:val="2"/>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0"/>
  </w:num>
  <w:num w:numId="3">
    <w:abstractNumId w:val="0"/>
  </w:num>
  <w:num w:numId="4">
    <w:abstractNumId w:val="5"/>
  </w:num>
  <w:num w:numId="5">
    <w:abstractNumId w:val="7"/>
  </w:num>
  <w:num w:numId="6">
    <w:abstractNumId w:val="8"/>
  </w:num>
  <w:num w:numId="7">
    <w:abstractNumId w:val="9"/>
  </w:num>
  <w:num w:numId="8">
    <w:abstractNumId w:val="4"/>
  </w:num>
  <w:num w:numId="9">
    <w:abstractNumId w:val="6"/>
  </w:num>
  <w:num w:numId="10">
    <w:abstractNumId w:val="11"/>
  </w:num>
  <w:num w:numId="11">
    <w:abstractNumId w:val="12"/>
  </w:num>
  <w:num w:numId="12">
    <w:abstractNumId w:val="2"/>
  </w:num>
  <w:num w:numId="13">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hideGrammaticalErrors/>
  <w:stylePaneFormatFilter w:val="3F01"/>
  <w:doNotTrackMoves/>
  <w:defaultTabStop w:val="420"/>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45058">
      <o:colormenu v:ext="edit" strokecolor="none"/>
    </o: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E29D0"/>
    <w:rsid w:val="00000531"/>
    <w:rsid w:val="00000858"/>
    <w:rsid w:val="00000921"/>
    <w:rsid w:val="00000E9D"/>
    <w:rsid w:val="0000140A"/>
    <w:rsid w:val="00001511"/>
    <w:rsid w:val="00001E4F"/>
    <w:rsid w:val="00002143"/>
    <w:rsid w:val="00002288"/>
    <w:rsid w:val="0000234E"/>
    <w:rsid w:val="00002BCA"/>
    <w:rsid w:val="00002BF6"/>
    <w:rsid w:val="00002F75"/>
    <w:rsid w:val="000030B4"/>
    <w:rsid w:val="0000387A"/>
    <w:rsid w:val="0000388D"/>
    <w:rsid w:val="00003996"/>
    <w:rsid w:val="00003B33"/>
    <w:rsid w:val="000043ED"/>
    <w:rsid w:val="00004422"/>
    <w:rsid w:val="00004427"/>
    <w:rsid w:val="00004B7F"/>
    <w:rsid w:val="00004C5B"/>
    <w:rsid w:val="000050E0"/>
    <w:rsid w:val="00005116"/>
    <w:rsid w:val="0000515E"/>
    <w:rsid w:val="00005C16"/>
    <w:rsid w:val="00006030"/>
    <w:rsid w:val="0000615D"/>
    <w:rsid w:val="00006287"/>
    <w:rsid w:val="00006434"/>
    <w:rsid w:val="000064E6"/>
    <w:rsid w:val="00006798"/>
    <w:rsid w:val="00006897"/>
    <w:rsid w:val="000069AE"/>
    <w:rsid w:val="000077C5"/>
    <w:rsid w:val="00007DA0"/>
    <w:rsid w:val="000104C0"/>
    <w:rsid w:val="00010792"/>
    <w:rsid w:val="00010A11"/>
    <w:rsid w:val="000114C3"/>
    <w:rsid w:val="000114CF"/>
    <w:rsid w:val="00011B91"/>
    <w:rsid w:val="000120BD"/>
    <w:rsid w:val="00012AC8"/>
    <w:rsid w:val="00012D87"/>
    <w:rsid w:val="000133B6"/>
    <w:rsid w:val="00013A11"/>
    <w:rsid w:val="00014249"/>
    <w:rsid w:val="0001433D"/>
    <w:rsid w:val="000143AD"/>
    <w:rsid w:val="00014485"/>
    <w:rsid w:val="00014A55"/>
    <w:rsid w:val="00014C15"/>
    <w:rsid w:val="00014F49"/>
    <w:rsid w:val="000150CF"/>
    <w:rsid w:val="00015291"/>
    <w:rsid w:val="000153D9"/>
    <w:rsid w:val="000158E1"/>
    <w:rsid w:val="00015D90"/>
    <w:rsid w:val="00016012"/>
    <w:rsid w:val="00016254"/>
    <w:rsid w:val="0001641B"/>
    <w:rsid w:val="0001665D"/>
    <w:rsid w:val="00016B46"/>
    <w:rsid w:val="00016BE4"/>
    <w:rsid w:val="00016C1E"/>
    <w:rsid w:val="00016E85"/>
    <w:rsid w:val="00016EBF"/>
    <w:rsid w:val="00016FDA"/>
    <w:rsid w:val="00017957"/>
    <w:rsid w:val="0002012D"/>
    <w:rsid w:val="00020858"/>
    <w:rsid w:val="0002086A"/>
    <w:rsid w:val="00020A14"/>
    <w:rsid w:val="00020F59"/>
    <w:rsid w:val="00020FE6"/>
    <w:rsid w:val="00020FE8"/>
    <w:rsid w:val="00021056"/>
    <w:rsid w:val="00021A48"/>
    <w:rsid w:val="00021A67"/>
    <w:rsid w:val="00021EA6"/>
    <w:rsid w:val="0002205D"/>
    <w:rsid w:val="00022116"/>
    <w:rsid w:val="000221AC"/>
    <w:rsid w:val="00022582"/>
    <w:rsid w:val="000225F2"/>
    <w:rsid w:val="0002268B"/>
    <w:rsid w:val="000229D2"/>
    <w:rsid w:val="00022A0B"/>
    <w:rsid w:val="0002325D"/>
    <w:rsid w:val="00023E4B"/>
    <w:rsid w:val="00023F00"/>
    <w:rsid w:val="000244E2"/>
    <w:rsid w:val="00024860"/>
    <w:rsid w:val="000254B2"/>
    <w:rsid w:val="0002616C"/>
    <w:rsid w:val="00027074"/>
    <w:rsid w:val="00027119"/>
    <w:rsid w:val="0002745A"/>
    <w:rsid w:val="000274CF"/>
    <w:rsid w:val="000277E4"/>
    <w:rsid w:val="00027FB9"/>
    <w:rsid w:val="000303B3"/>
    <w:rsid w:val="00030688"/>
    <w:rsid w:val="000308A3"/>
    <w:rsid w:val="00030AFC"/>
    <w:rsid w:val="00030E67"/>
    <w:rsid w:val="00030F4C"/>
    <w:rsid w:val="00030F71"/>
    <w:rsid w:val="000313A9"/>
    <w:rsid w:val="000320BF"/>
    <w:rsid w:val="00032417"/>
    <w:rsid w:val="000327EC"/>
    <w:rsid w:val="000329A7"/>
    <w:rsid w:val="00032B84"/>
    <w:rsid w:val="000334F2"/>
    <w:rsid w:val="00033705"/>
    <w:rsid w:val="000337C9"/>
    <w:rsid w:val="00033809"/>
    <w:rsid w:val="00033916"/>
    <w:rsid w:val="00033939"/>
    <w:rsid w:val="00033A2A"/>
    <w:rsid w:val="00033D0A"/>
    <w:rsid w:val="00033E6C"/>
    <w:rsid w:val="00033E89"/>
    <w:rsid w:val="00033F88"/>
    <w:rsid w:val="00034138"/>
    <w:rsid w:val="000341F6"/>
    <w:rsid w:val="00034474"/>
    <w:rsid w:val="000349B0"/>
    <w:rsid w:val="00034A79"/>
    <w:rsid w:val="00034DE1"/>
    <w:rsid w:val="00035060"/>
    <w:rsid w:val="00035371"/>
    <w:rsid w:val="00035633"/>
    <w:rsid w:val="00035BBD"/>
    <w:rsid w:val="00036092"/>
    <w:rsid w:val="00036EE4"/>
    <w:rsid w:val="000370B2"/>
    <w:rsid w:val="000375E0"/>
    <w:rsid w:val="0003766C"/>
    <w:rsid w:val="000403D8"/>
    <w:rsid w:val="000404D9"/>
    <w:rsid w:val="00040A88"/>
    <w:rsid w:val="00040E90"/>
    <w:rsid w:val="00041023"/>
    <w:rsid w:val="00041035"/>
    <w:rsid w:val="000413F9"/>
    <w:rsid w:val="00041C7F"/>
    <w:rsid w:val="0004236A"/>
    <w:rsid w:val="0004284E"/>
    <w:rsid w:val="00042884"/>
    <w:rsid w:val="000430A1"/>
    <w:rsid w:val="000430D5"/>
    <w:rsid w:val="000433DF"/>
    <w:rsid w:val="00043F64"/>
    <w:rsid w:val="00044044"/>
    <w:rsid w:val="0004410D"/>
    <w:rsid w:val="0004439D"/>
    <w:rsid w:val="000443EB"/>
    <w:rsid w:val="000446A6"/>
    <w:rsid w:val="00044B1D"/>
    <w:rsid w:val="00044D81"/>
    <w:rsid w:val="0004513A"/>
    <w:rsid w:val="00045DF5"/>
    <w:rsid w:val="0004615A"/>
    <w:rsid w:val="0004632A"/>
    <w:rsid w:val="000463AB"/>
    <w:rsid w:val="000463E4"/>
    <w:rsid w:val="000465AF"/>
    <w:rsid w:val="0004690B"/>
    <w:rsid w:val="0004696E"/>
    <w:rsid w:val="000473EF"/>
    <w:rsid w:val="0004746E"/>
    <w:rsid w:val="0004760B"/>
    <w:rsid w:val="0004762A"/>
    <w:rsid w:val="00047AAD"/>
    <w:rsid w:val="000516ED"/>
    <w:rsid w:val="00051E6F"/>
    <w:rsid w:val="00052112"/>
    <w:rsid w:val="000529CA"/>
    <w:rsid w:val="00052ACB"/>
    <w:rsid w:val="00052BB1"/>
    <w:rsid w:val="000530E6"/>
    <w:rsid w:val="00053522"/>
    <w:rsid w:val="00053D41"/>
    <w:rsid w:val="00053D8D"/>
    <w:rsid w:val="000549F6"/>
    <w:rsid w:val="00054A4A"/>
    <w:rsid w:val="00055A46"/>
    <w:rsid w:val="000563AD"/>
    <w:rsid w:val="000564AA"/>
    <w:rsid w:val="0005683B"/>
    <w:rsid w:val="0005793C"/>
    <w:rsid w:val="000579EE"/>
    <w:rsid w:val="00057E02"/>
    <w:rsid w:val="00057E9E"/>
    <w:rsid w:val="000602F1"/>
    <w:rsid w:val="000605DD"/>
    <w:rsid w:val="00060840"/>
    <w:rsid w:val="000609C8"/>
    <w:rsid w:val="00060FED"/>
    <w:rsid w:val="00061425"/>
    <w:rsid w:val="000618D2"/>
    <w:rsid w:val="00062099"/>
    <w:rsid w:val="00062489"/>
    <w:rsid w:val="00062595"/>
    <w:rsid w:val="0006275E"/>
    <w:rsid w:val="00062D8F"/>
    <w:rsid w:val="00062E4E"/>
    <w:rsid w:val="00063518"/>
    <w:rsid w:val="00063692"/>
    <w:rsid w:val="000637BC"/>
    <w:rsid w:val="0006418C"/>
    <w:rsid w:val="000649E9"/>
    <w:rsid w:val="00064D0E"/>
    <w:rsid w:val="00064E9F"/>
    <w:rsid w:val="00064FDD"/>
    <w:rsid w:val="00065714"/>
    <w:rsid w:val="000664D5"/>
    <w:rsid w:val="00066B93"/>
    <w:rsid w:val="00066B97"/>
    <w:rsid w:val="0006757D"/>
    <w:rsid w:val="00067883"/>
    <w:rsid w:val="00070022"/>
    <w:rsid w:val="00070354"/>
    <w:rsid w:val="000704CE"/>
    <w:rsid w:val="0007067F"/>
    <w:rsid w:val="0007072C"/>
    <w:rsid w:val="000709E6"/>
    <w:rsid w:val="00070EB1"/>
    <w:rsid w:val="00071019"/>
    <w:rsid w:val="0007132D"/>
    <w:rsid w:val="00071E52"/>
    <w:rsid w:val="00071FAC"/>
    <w:rsid w:val="0007211F"/>
    <w:rsid w:val="000723C3"/>
    <w:rsid w:val="000724F5"/>
    <w:rsid w:val="0007282A"/>
    <w:rsid w:val="000728F2"/>
    <w:rsid w:val="00072A62"/>
    <w:rsid w:val="00072CEB"/>
    <w:rsid w:val="00072F23"/>
    <w:rsid w:val="00072F78"/>
    <w:rsid w:val="000731AE"/>
    <w:rsid w:val="000731C3"/>
    <w:rsid w:val="000732CC"/>
    <w:rsid w:val="0007343A"/>
    <w:rsid w:val="00073440"/>
    <w:rsid w:val="0007362A"/>
    <w:rsid w:val="000737E9"/>
    <w:rsid w:val="000739D2"/>
    <w:rsid w:val="00073A77"/>
    <w:rsid w:val="00073DB6"/>
    <w:rsid w:val="00074391"/>
    <w:rsid w:val="000749D5"/>
    <w:rsid w:val="00074EAA"/>
    <w:rsid w:val="000752AD"/>
    <w:rsid w:val="000753E5"/>
    <w:rsid w:val="0007541B"/>
    <w:rsid w:val="000760C9"/>
    <w:rsid w:val="00076466"/>
    <w:rsid w:val="0007682E"/>
    <w:rsid w:val="00076AC8"/>
    <w:rsid w:val="00076CC7"/>
    <w:rsid w:val="00076E5C"/>
    <w:rsid w:val="00076F68"/>
    <w:rsid w:val="000775E5"/>
    <w:rsid w:val="00077981"/>
    <w:rsid w:val="00077D13"/>
    <w:rsid w:val="00077D19"/>
    <w:rsid w:val="00077D6E"/>
    <w:rsid w:val="00077DC2"/>
    <w:rsid w:val="00080089"/>
    <w:rsid w:val="00080B52"/>
    <w:rsid w:val="00081720"/>
    <w:rsid w:val="0008184D"/>
    <w:rsid w:val="0008223C"/>
    <w:rsid w:val="000827AF"/>
    <w:rsid w:val="000827D7"/>
    <w:rsid w:val="00082E4C"/>
    <w:rsid w:val="00083186"/>
    <w:rsid w:val="000832C3"/>
    <w:rsid w:val="00083675"/>
    <w:rsid w:val="00084971"/>
    <w:rsid w:val="00085071"/>
    <w:rsid w:val="000851D3"/>
    <w:rsid w:val="00085404"/>
    <w:rsid w:val="0008551A"/>
    <w:rsid w:val="000862E0"/>
    <w:rsid w:val="000863AA"/>
    <w:rsid w:val="00086AFD"/>
    <w:rsid w:val="00086D43"/>
    <w:rsid w:val="00087044"/>
    <w:rsid w:val="00087182"/>
    <w:rsid w:val="0008745F"/>
    <w:rsid w:val="000876AE"/>
    <w:rsid w:val="000879BE"/>
    <w:rsid w:val="0009000D"/>
    <w:rsid w:val="00090684"/>
    <w:rsid w:val="00090C60"/>
    <w:rsid w:val="00091314"/>
    <w:rsid w:val="00091568"/>
    <w:rsid w:val="00091654"/>
    <w:rsid w:val="00091CD6"/>
    <w:rsid w:val="00092319"/>
    <w:rsid w:val="0009296C"/>
    <w:rsid w:val="00092EA6"/>
    <w:rsid w:val="0009319D"/>
    <w:rsid w:val="000933AE"/>
    <w:rsid w:val="00093B99"/>
    <w:rsid w:val="00093C7A"/>
    <w:rsid w:val="000942A9"/>
    <w:rsid w:val="000945DF"/>
    <w:rsid w:val="00094603"/>
    <w:rsid w:val="000947AA"/>
    <w:rsid w:val="00094C62"/>
    <w:rsid w:val="00094CBA"/>
    <w:rsid w:val="00094FFC"/>
    <w:rsid w:val="000951F8"/>
    <w:rsid w:val="00095791"/>
    <w:rsid w:val="00095817"/>
    <w:rsid w:val="00095BC3"/>
    <w:rsid w:val="00096620"/>
    <w:rsid w:val="00096721"/>
    <w:rsid w:val="000968BB"/>
    <w:rsid w:val="000968E9"/>
    <w:rsid w:val="00096BDF"/>
    <w:rsid w:val="00096F54"/>
    <w:rsid w:val="0009719E"/>
    <w:rsid w:val="00097242"/>
    <w:rsid w:val="000974F8"/>
    <w:rsid w:val="00097B22"/>
    <w:rsid w:val="000A03F4"/>
    <w:rsid w:val="000A0440"/>
    <w:rsid w:val="000A0638"/>
    <w:rsid w:val="000A0702"/>
    <w:rsid w:val="000A07B1"/>
    <w:rsid w:val="000A097E"/>
    <w:rsid w:val="000A0C64"/>
    <w:rsid w:val="000A17C7"/>
    <w:rsid w:val="000A1D71"/>
    <w:rsid w:val="000A1E3A"/>
    <w:rsid w:val="000A204E"/>
    <w:rsid w:val="000A216F"/>
    <w:rsid w:val="000A27B8"/>
    <w:rsid w:val="000A27C7"/>
    <w:rsid w:val="000A2844"/>
    <w:rsid w:val="000A2C16"/>
    <w:rsid w:val="000A2F38"/>
    <w:rsid w:val="000A316F"/>
    <w:rsid w:val="000A3704"/>
    <w:rsid w:val="000A401F"/>
    <w:rsid w:val="000A4288"/>
    <w:rsid w:val="000A49D9"/>
    <w:rsid w:val="000A64EF"/>
    <w:rsid w:val="000A6658"/>
    <w:rsid w:val="000A672B"/>
    <w:rsid w:val="000A6CE6"/>
    <w:rsid w:val="000A6F01"/>
    <w:rsid w:val="000A7682"/>
    <w:rsid w:val="000A79BB"/>
    <w:rsid w:val="000A7AF3"/>
    <w:rsid w:val="000A7CE6"/>
    <w:rsid w:val="000A7E70"/>
    <w:rsid w:val="000A7EE5"/>
    <w:rsid w:val="000A7F0D"/>
    <w:rsid w:val="000B03C5"/>
    <w:rsid w:val="000B0D50"/>
    <w:rsid w:val="000B16EB"/>
    <w:rsid w:val="000B2093"/>
    <w:rsid w:val="000B233D"/>
    <w:rsid w:val="000B23F9"/>
    <w:rsid w:val="000B265C"/>
    <w:rsid w:val="000B2B8C"/>
    <w:rsid w:val="000B2EBB"/>
    <w:rsid w:val="000B2ED5"/>
    <w:rsid w:val="000B2EFA"/>
    <w:rsid w:val="000B3213"/>
    <w:rsid w:val="000B3E89"/>
    <w:rsid w:val="000B4978"/>
    <w:rsid w:val="000B4F98"/>
    <w:rsid w:val="000B53AB"/>
    <w:rsid w:val="000B55C5"/>
    <w:rsid w:val="000B562D"/>
    <w:rsid w:val="000B6347"/>
    <w:rsid w:val="000B6350"/>
    <w:rsid w:val="000B6490"/>
    <w:rsid w:val="000B68D2"/>
    <w:rsid w:val="000B6A2B"/>
    <w:rsid w:val="000B6DD8"/>
    <w:rsid w:val="000B7024"/>
    <w:rsid w:val="000B74D4"/>
    <w:rsid w:val="000B77A9"/>
    <w:rsid w:val="000B7E35"/>
    <w:rsid w:val="000B7F11"/>
    <w:rsid w:val="000C0388"/>
    <w:rsid w:val="000C0487"/>
    <w:rsid w:val="000C0A62"/>
    <w:rsid w:val="000C0C35"/>
    <w:rsid w:val="000C0CCD"/>
    <w:rsid w:val="000C1839"/>
    <w:rsid w:val="000C1E9B"/>
    <w:rsid w:val="000C1E9E"/>
    <w:rsid w:val="000C2220"/>
    <w:rsid w:val="000C234C"/>
    <w:rsid w:val="000C2BCD"/>
    <w:rsid w:val="000C2F66"/>
    <w:rsid w:val="000C31A3"/>
    <w:rsid w:val="000C322B"/>
    <w:rsid w:val="000C3273"/>
    <w:rsid w:val="000C32C6"/>
    <w:rsid w:val="000C3425"/>
    <w:rsid w:val="000C3ADA"/>
    <w:rsid w:val="000C3BFF"/>
    <w:rsid w:val="000C3CC8"/>
    <w:rsid w:val="000C4162"/>
    <w:rsid w:val="000C436E"/>
    <w:rsid w:val="000C46B5"/>
    <w:rsid w:val="000C47C9"/>
    <w:rsid w:val="000C4C6A"/>
    <w:rsid w:val="000C4D81"/>
    <w:rsid w:val="000C53CD"/>
    <w:rsid w:val="000C5425"/>
    <w:rsid w:val="000C5519"/>
    <w:rsid w:val="000C552D"/>
    <w:rsid w:val="000C67E3"/>
    <w:rsid w:val="000C6893"/>
    <w:rsid w:val="000C68CB"/>
    <w:rsid w:val="000C6991"/>
    <w:rsid w:val="000C6AD2"/>
    <w:rsid w:val="000C6C7A"/>
    <w:rsid w:val="000C6CCD"/>
    <w:rsid w:val="000C6EB2"/>
    <w:rsid w:val="000C721D"/>
    <w:rsid w:val="000C7A35"/>
    <w:rsid w:val="000C7C36"/>
    <w:rsid w:val="000C7C78"/>
    <w:rsid w:val="000C7EBF"/>
    <w:rsid w:val="000D0321"/>
    <w:rsid w:val="000D035A"/>
    <w:rsid w:val="000D095B"/>
    <w:rsid w:val="000D12D6"/>
    <w:rsid w:val="000D1402"/>
    <w:rsid w:val="000D199D"/>
    <w:rsid w:val="000D1A31"/>
    <w:rsid w:val="000D2286"/>
    <w:rsid w:val="000D2655"/>
    <w:rsid w:val="000D2899"/>
    <w:rsid w:val="000D2B65"/>
    <w:rsid w:val="000D2EF9"/>
    <w:rsid w:val="000D3106"/>
    <w:rsid w:val="000D3A3A"/>
    <w:rsid w:val="000D3C2F"/>
    <w:rsid w:val="000D3F01"/>
    <w:rsid w:val="000D43E8"/>
    <w:rsid w:val="000D47D1"/>
    <w:rsid w:val="000D4C31"/>
    <w:rsid w:val="000D4EF0"/>
    <w:rsid w:val="000D5F7A"/>
    <w:rsid w:val="000D6366"/>
    <w:rsid w:val="000D67E0"/>
    <w:rsid w:val="000D6874"/>
    <w:rsid w:val="000D6C21"/>
    <w:rsid w:val="000D6C59"/>
    <w:rsid w:val="000D702F"/>
    <w:rsid w:val="000D74AF"/>
    <w:rsid w:val="000D7518"/>
    <w:rsid w:val="000D7D53"/>
    <w:rsid w:val="000D7E97"/>
    <w:rsid w:val="000D7F18"/>
    <w:rsid w:val="000E02B9"/>
    <w:rsid w:val="000E04C4"/>
    <w:rsid w:val="000E0D1B"/>
    <w:rsid w:val="000E0EB5"/>
    <w:rsid w:val="000E1988"/>
    <w:rsid w:val="000E20BE"/>
    <w:rsid w:val="000E20D9"/>
    <w:rsid w:val="000E2303"/>
    <w:rsid w:val="000E2C3A"/>
    <w:rsid w:val="000E2EB5"/>
    <w:rsid w:val="000E3283"/>
    <w:rsid w:val="000E3DB2"/>
    <w:rsid w:val="000E411E"/>
    <w:rsid w:val="000E424D"/>
    <w:rsid w:val="000E4969"/>
    <w:rsid w:val="000E4D72"/>
    <w:rsid w:val="000E4DF6"/>
    <w:rsid w:val="000E4E4D"/>
    <w:rsid w:val="000E4F7D"/>
    <w:rsid w:val="000E50D3"/>
    <w:rsid w:val="000E5147"/>
    <w:rsid w:val="000E57F3"/>
    <w:rsid w:val="000E5BA8"/>
    <w:rsid w:val="000E63E4"/>
    <w:rsid w:val="000E6430"/>
    <w:rsid w:val="000E66DC"/>
    <w:rsid w:val="000E6DD0"/>
    <w:rsid w:val="000E6EA1"/>
    <w:rsid w:val="000E7A0A"/>
    <w:rsid w:val="000F0056"/>
    <w:rsid w:val="000F009F"/>
    <w:rsid w:val="000F02AF"/>
    <w:rsid w:val="000F050E"/>
    <w:rsid w:val="000F0CA8"/>
    <w:rsid w:val="000F1C3F"/>
    <w:rsid w:val="000F278E"/>
    <w:rsid w:val="000F2B4D"/>
    <w:rsid w:val="000F2C24"/>
    <w:rsid w:val="000F2C5F"/>
    <w:rsid w:val="000F2D65"/>
    <w:rsid w:val="000F2D66"/>
    <w:rsid w:val="000F2EA9"/>
    <w:rsid w:val="000F306F"/>
    <w:rsid w:val="000F308F"/>
    <w:rsid w:val="000F3634"/>
    <w:rsid w:val="000F3B36"/>
    <w:rsid w:val="000F4335"/>
    <w:rsid w:val="000F4835"/>
    <w:rsid w:val="000F4971"/>
    <w:rsid w:val="000F4E48"/>
    <w:rsid w:val="000F534F"/>
    <w:rsid w:val="000F5FB5"/>
    <w:rsid w:val="000F6611"/>
    <w:rsid w:val="000F6946"/>
    <w:rsid w:val="000F6AD1"/>
    <w:rsid w:val="000F6DDD"/>
    <w:rsid w:val="000F752B"/>
    <w:rsid w:val="000F76A8"/>
    <w:rsid w:val="000F78F1"/>
    <w:rsid w:val="000F790F"/>
    <w:rsid w:val="000F7ADF"/>
    <w:rsid w:val="001002E3"/>
    <w:rsid w:val="00100540"/>
    <w:rsid w:val="00100669"/>
    <w:rsid w:val="0010122E"/>
    <w:rsid w:val="001012F1"/>
    <w:rsid w:val="0010139D"/>
    <w:rsid w:val="001016F7"/>
    <w:rsid w:val="00101E9F"/>
    <w:rsid w:val="00102C32"/>
    <w:rsid w:val="00102F3B"/>
    <w:rsid w:val="0010313E"/>
    <w:rsid w:val="0010343E"/>
    <w:rsid w:val="00103630"/>
    <w:rsid w:val="0010385D"/>
    <w:rsid w:val="00104028"/>
    <w:rsid w:val="001042B9"/>
    <w:rsid w:val="0010493F"/>
    <w:rsid w:val="00104A2B"/>
    <w:rsid w:val="00104AD5"/>
    <w:rsid w:val="00104B8A"/>
    <w:rsid w:val="00104D45"/>
    <w:rsid w:val="00104D7C"/>
    <w:rsid w:val="00104EE1"/>
    <w:rsid w:val="00105157"/>
    <w:rsid w:val="00105478"/>
    <w:rsid w:val="00105C42"/>
    <w:rsid w:val="00105C83"/>
    <w:rsid w:val="00105D29"/>
    <w:rsid w:val="00105F47"/>
    <w:rsid w:val="001066F1"/>
    <w:rsid w:val="001068C5"/>
    <w:rsid w:val="001073A8"/>
    <w:rsid w:val="001107DF"/>
    <w:rsid w:val="00110AED"/>
    <w:rsid w:val="00110C16"/>
    <w:rsid w:val="00110D8D"/>
    <w:rsid w:val="00110E88"/>
    <w:rsid w:val="001114A7"/>
    <w:rsid w:val="001116B8"/>
    <w:rsid w:val="00111716"/>
    <w:rsid w:val="0011192E"/>
    <w:rsid w:val="00111F4C"/>
    <w:rsid w:val="0011239E"/>
    <w:rsid w:val="00112419"/>
    <w:rsid w:val="0011254B"/>
    <w:rsid w:val="00112817"/>
    <w:rsid w:val="00112A1C"/>
    <w:rsid w:val="00112ACE"/>
    <w:rsid w:val="00113533"/>
    <w:rsid w:val="00113B2E"/>
    <w:rsid w:val="00114D5F"/>
    <w:rsid w:val="00114DF7"/>
    <w:rsid w:val="00114F2C"/>
    <w:rsid w:val="001150D8"/>
    <w:rsid w:val="00115163"/>
    <w:rsid w:val="001153C4"/>
    <w:rsid w:val="001154B4"/>
    <w:rsid w:val="001155BF"/>
    <w:rsid w:val="0011563C"/>
    <w:rsid w:val="00115805"/>
    <w:rsid w:val="001161CB"/>
    <w:rsid w:val="00116234"/>
    <w:rsid w:val="001165CD"/>
    <w:rsid w:val="00116C1F"/>
    <w:rsid w:val="00116E99"/>
    <w:rsid w:val="0011756E"/>
    <w:rsid w:val="001176AD"/>
    <w:rsid w:val="001176AE"/>
    <w:rsid w:val="00117ECE"/>
    <w:rsid w:val="0012025D"/>
    <w:rsid w:val="0012030D"/>
    <w:rsid w:val="001206DE"/>
    <w:rsid w:val="00120F4E"/>
    <w:rsid w:val="00121042"/>
    <w:rsid w:val="00121203"/>
    <w:rsid w:val="001215AA"/>
    <w:rsid w:val="0012163E"/>
    <w:rsid w:val="0012173C"/>
    <w:rsid w:val="00121A3A"/>
    <w:rsid w:val="00121E35"/>
    <w:rsid w:val="00121FE4"/>
    <w:rsid w:val="00122613"/>
    <w:rsid w:val="00122D3A"/>
    <w:rsid w:val="00122DBC"/>
    <w:rsid w:val="00123000"/>
    <w:rsid w:val="00123A16"/>
    <w:rsid w:val="00124041"/>
    <w:rsid w:val="0012418E"/>
    <w:rsid w:val="00124393"/>
    <w:rsid w:val="00124832"/>
    <w:rsid w:val="00124C08"/>
    <w:rsid w:val="00124D76"/>
    <w:rsid w:val="00124E16"/>
    <w:rsid w:val="00124F61"/>
    <w:rsid w:val="00125046"/>
    <w:rsid w:val="00125D8C"/>
    <w:rsid w:val="00125E6F"/>
    <w:rsid w:val="00126217"/>
    <w:rsid w:val="00126324"/>
    <w:rsid w:val="0012662C"/>
    <w:rsid w:val="0012662E"/>
    <w:rsid w:val="00126997"/>
    <w:rsid w:val="001269CA"/>
    <w:rsid w:val="001275F0"/>
    <w:rsid w:val="001279AA"/>
    <w:rsid w:val="001279D7"/>
    <w:rsid w:val="00127C2B"/>
    <w:rsid w:val="00127E1E"/>
    <w:rsid w:val="001300EF"/>
    <w:rsid w:val="0013043C"/>
    <w:rsid w:val="001304E7"/>
    <w:rsid w:val="00130893"/>
    <w:rsid w:val="00130912"/>
    <w:rsid w:val="00130CCF"/>
    <w:rsid w:val="0013100B"/>
    <w:rsid w:val="001312CF"/>
    <w:rsid w:val="00131630"/>
    <w:rsid w:val="001316D3"/>
    <w:rsid w:val="001321B2"/>
    <w:rsid w:val="001323ED"/>
    <w:rsid w:val="0013240D"/>
    <w:rsid w:val="00133178"/>
    <w:rsid w:val="00133688"/>
    <w:rsid w:val="00133730"/>
    <w:rsid w:val="00133911"/>
    <w:rsid w:val="0013474E"/>
    <w:rsid w:val="001353D4"/>
    <w:rsid w:val="00135754"/>
    <w:rsid w:val="00135E07"/>
    <w:rsid w:val="00135F6B"/>
    <w:rsid w:val="0013604D"/>
    <w:rsid w:val="001360DD"/>
    <w:rsid w:val="00136312"/>
    <w:rsid w:val="001364E0"/>
    <w:rsid w:val="00136642"/>
    <w:rsid w:val="0013692C"/>
    <w:rsid w:val="00136B88"/>
    <w:rsid w:val="00136BF3"/>
    <w:rsid w:val="00136D19"/>
    <w:rsid w:val="00136E5B"/>
    <w:rsid w:val="00137401"/>
    <w:rsid w:val="00137476"/>
    <w:rsid w:val="00137591"/>
    <w:rsid w:val="00137615"/>
    <w:rsid w:val="00137784"/>
    <w:rsid w:val="00137871"/>
    <w:rsid w:val="00137E4F"/>
    <w:rsid w:val="00137F9E"/>
    <w:rsid w:val="001402A5"/>
    <w:rsid w:val="001405FA"/>
    <w:rsid w:val="0014090A"/>
    <w:rsid w:val="00140C08"/>
    <w:rsid w:val="00140CF0"/>
    <w:rsid w:val="00140F55"/>
    <w:rsid w:val="001411F2"/>
    <w:rsid w:val="001413B4"/>
    <w:rsid w:val="001413DA"/>
    <w:rsid w:val="0014199E"/>
    <w:rsid w:val="00141B26"/>
    <w:rsid w:val="00141C4B"/>
    <w:rsid w:val="00142257"/>
    <w:rsid w:val="00142691"/>
    <w:rsid w:val="001426A6"/>
    <w:rsid w:val="00142A00"/>
    <w:rsid w:val="00142A3D"/>
    <w:rsid w:val="00142C73"/>
    <w:rsid w:val="00142FF1"/>
    <w:rsid w:val="00143132"/>
    <w:rsid w:val="001432B7"/>
    <w:rsid w:val="001432CE"/>
    <w:rsid w:val="001436BA"/>
    <w:rsid w:val="00143BBE"/>
    <w:rsid w:val="00143C44"/>
    <w:rsid w:val="00143C65"/>
    <w:rsid w:val="00144109"/>
    <w:rsid w:val="001443A8"/>
    <w:rsid w:val="001446AD"/>
    <w:rsid w:val="00144760"/>
    <w:rsid w:val="0014490A"/>
    <w:rsid w:val="00144ADC"/>
    <w:rsid w:val="00144BF1"/>
    <w:rsid w:val="00144C5D"/>
    <w:rsid w:val="00144DD5"/>
    <w:rsid w:val="00144E91"/>
    <w:rsid w:val="001455F4"/>
    <w:rsid w:val="00145B72"/>
    <w:rsid w:val="00145B98"/>
    <w:rsid w:val="00145C1C"/>
    <w:rsid w:val="00145D53"/>
    <w:rsid w:val="0014664B"/>
    <w:rsid w:val="00146C91"/>
    <w:rsid w:val="00146C9A"/>
    <w:rsid w:val="00147206"/>
    <w:rsid w:val="00147260"/>
    <w:rsid w:val="0014755A"/>
    <w:rsid w:val="0014756D"/>
    <w:rsid w:val="0014787B"/>
    <w:rsid w:val="00150084"/>
    <w:rsid w:val="00150099"/>
    <w:rsid w:val="001502A4"/>
    <w:rsid w:val="001506BC"/>
    <w:rsid w:val="001507CB"/>
    <w:rsid w:val="001509B7"/>
    <w:rsid w:val="00150AC9"/>
    <w:rsid w:val="00150CFA"/>
    <w:rsid w:val="00151071"/>
    <w:rsid w:val="001510B2"/>
    <w:rsid w:val="00151235"/>
    <w:rsid w:val="001515D3"/>
    <w:rsid w:val="001516C1"/>
    <w:rsid w:val="001516FB"/>
    <w:rsid w:val="001527F3"/>
    <w:rsid w:val="00152A36"/>
    <w:rsid w:val="00152ABA"/>
    <w:rsid w:val="0015308D"/>
    <w:rsid w:val="00153780"/>
    <w:rsid w:val="0015380C"/>
    <w:rsid w:val="00153C2B"/>
    <w:rsid w:val="00153E29"/>
    <w:rsid w:val="0015422C"/>
    <w:rsid w:val="001543BA"/>
    <w:rsid w:val="00154AC1"/>
    <w:rsid w:val="00154B04"/>
    <w:rsid w:val="00154D57"/>
    <w:rsid w:val="00154E40"/>
    <w:rsid w:val="00154F02"/>
    <w:rsid w:val="0015508F"/>
    <w:rsid w:val="00155164"/>
    <w:rsid w:val="001552DD"/>
    <w:rsid w:val="001561AC"/>
    <w:rsid w:val="001563BB"/>
    <w:rsid w:val="00157245"/>
    <w:rsid w:val="00157424"/>
    <w:rsid w:val="00160BD8"/>
    <w:rsid w:val="001615C7"/>
    <w:rsid w:val="00161799"/>
    <w:rsid w:val="00161862"/>
    <w:rsid w:val="00161EBB"/>
    <w:rsid w:val="001625DD"/>
    <w:rsid w:val="00162839"/>
    <w:rsid w:val="00162931"/>
    <w:rsid w:val="00162F97"/>
    <w:rsid w:val="00163608"/>
    <w:rsid w:val="001636D8"/>
    <w:rsid w:val="00163A46"/>
    <w:rsid w:val="00163F3B"/>
    <w:rsid w:val="001640D4"/>
    <w:rsid w:val="0016422C"/>
    <w:rsid w:val="001645AD"/>
    <w:rsid w:val="0016558C"/>
    <w:rsid w:val="0016580E"/>
    <w:rsid w:val="001660AB"/>
    <w:rsid w:val="00166797"/>
    <w:rsid w:val="00166A5C"/>
    <w:rsid w:val="00166C4C"/>
    <w:rsid w:val="00166F68"/>
    <w:rsid w:val="0016717B"/>
    <w:rsid w:val="001676A9"/>
    <w:rsid w:val="00170120"/>
    <w:rsid w:val="001703D0"/>
    <w:rsid w:val="001704DF"/>
    <w:rsid w:val="00170545"/>
    <w:rsid w:val="00170FCE"/>
    <w:rsid w:val="001710AF"/>
    <w:rsid w:val="001713A5"/>
    <w:rsid w:val="0017190A"/>
    <w:rsid w:val="00172151"/>
    <w:rsid w:val="001724AB"/>
    <w:rsid w:val="001727DB"/>
    <w:rsid w:val="00172D88"/>
    <w:rsid w:val="00172E84"/>
    <w:rsid w:val="001734BB"/>
    <w:rsid w:val="00173CB1"/>
    <w:rsid w:val="001746A2"/>
    <w:rsid w:val="001749AC"/>
    <w:rsid w:val="001751D9"/>
    <w:rsid w:val="00175784"/>
    <w:rsid w:val="00175797"/>
    <w:rsid w:val="00175B98"/>
    <w:rsid w:val="00175C7C"/>
    <w:rsid w:val="00175FBB"/>
    <w:rsid w:val="001763BF"/>
    <w:rsid w:val="0017645A"/>
    <w:rsid w:val="00176540"/>
    <w:rsid w:val="0017682D"/>
    <w:rsid w:val="0017684A"/>
    <w:rsid w:val="001769E5"/>
    <w:rsid w:val="00177D3D"/>
    <w:rsid w:val="00177F52"/>
    <w:rsid w:val="00180041"/>
    <w:rsid w:val="0018047C"/>
    <w:rsid w:val="00180563"/>
    <w:rsid w:val="00180568"/>
    <w:rsid w:val="00180655"/>
    <w:rsid w:val="00180987"/>
    <w:rsid w:val="0018098D"/>
    <w:rsid w:val="00180BF4"/>
    <w:rsid w:val="00180CBB"/>
    <w:rsid w:val="00181124"/>
    <w:rsid w:val="0018145D"/>
    <w:rsid w:val="00181C23"/>
    <w:rsid w:val="00182011"/>
    <w:rsid w:val="00182A8E"/>
    <w:rsid w:val="00182C16"/>
    <w:rsid w:val="00183024"/>
    <w:rsid w:val="00183579"/>
    <w:rsid w:val="001835CC"/>
    <w:rsid w:val="00183785"/>
    <w:rsid w:val="00183DC8"/>
    <w:rsid w:val="00183FFA"/>
    <w:rsid w:val="0018461B"/>
    <w:rsid w:val="00184A8E"/>
    <w:rsid w:val="00184C97"/>
    <w:rsid w:val="00184F74"/>
    <w:rsid w:val="0018606D"/>
    <w:rsid w:val="0018644F"/>
    <w:rsid w:val="001866D2"/>
    <w:rsid w:val="00186E99"/>
    <w:rsid w:val="00187C97"/>
    <w:rsid w:val="001900C9"/>
    <w:rsid w:val="00190936"/>
    <w:rsid w:val="00190AAA"/>
    <w:rsid w:val="00190AB4"/>
    <w:rsid w:val="00191096"/>
    <w:rsid w:val="00191A85"/>
    <w:rsid w:val="00191DF8"/>
    <w:rsid w:val="00191F4A"/>
    <w:rsid w:val="001921E8"/>
    <w:rsid w:val="001924E3"/>
    <w:rsid w:val="001925E1"/>
    <w:rsid w:val="00192613"/>
    <w:rsid w:val="00192683"/>
    <w:rsid w:val="001927AF"/>
    <w:rsid w:val="001927E8"/>
    <w:rsid w:val="00192981"/>
    <w:rsid w:val="00192AAB"/>
    <w:rsid w:val="00192D18"/>
    <w:rsid w:val="00192F0D"/>
    <w:rsid w:val="001930FB"/>
    <w:rsid w:val="00193AE5"/>
    <w:rsid w:val="00193B2D"/>
    <w:rsid w:val="00193B46"/>
    <w:rsid w:val="00193D32"/>
    <w:rsid w:val="001940A7"/>
    <w:rsid w:val="00194118"/>
    <w:rsid w:val="0019416E"/>
    <w:rsid w:val="0019426E"/>
    <w:rsid w:val="00194785"/>
    <w:rsid w:val="0019492D"/>
    <w:rsid w:val="00194CD0"/>
    <w:rsid w:val="00195163"/>
    <w:rsid w:val="001957AB"/>
    <w:rsid w:val="00195C59"/>
    <w:rsid w:val="00195DC6"/>
    <w:rsid w:val="00195F02"/>
    <w:rsid w:val="001961D6"/>
    <w:rsid w:val="0019679D"/>
    <w:rsid w:val="00196D34"/>
    <w:rsid w:val="00196E9F"/>
    <w:rsid w:val="00196F28"/>
    <w:rsid w:val="001A0052"/>
    <w:rsid w:val="001A01D7"/>
    <w:rsid w:val="001A0B03"/>
    <w:rsid w:val="001A0BDA"/>
    <w:rsid w:val="001A0CF0"/>
    <w:rsid w:val="001A0D31"/>
    <w:rsid w:val="001A11CC"/>
    <w:rsid w:val="001A1371"/>
    <w:rsid w:val="001A158F"/>
    <w:rsid w:val="001A17DE"/>
    <w:rsid w:val="001A17F4"/>
    <w:rsid w:val="001A1CC4"/>
    <w:rsid w:val="001A1D55"/>
    <w:rsid w:val="001A1E35"/>
    <w:rsid w:val="001A1E7B"/>
    <w:rsid w:val="001A23C7"/>
    <w:rsid w:val="001A2513"/>
    <w:rsid w:val="001A337F"/>
    <w:rsid w:val="001A3585"/>
    <w:rsid w:val="001A3F34"/>
    <w:rsid w:val="001A41FB"/>
    <w:rsid w:val="001A43D9"/>
    <w:rsid w:val="001A44AC"/>
    <w:rsid w:val="001A475B"/>
    <w:rsid w:val="001A4784"/>
    <w:rsid w:val="001A4D0D"/>
    <w:rsid w:val="001A51D6"/>
    <w:rsid w:val="001A5416"/>
    <w:rsid w:val="001A5752"/>
    <w:rsid w:val="001A645A"/>
    <w:rsid w:val="001A64E6"/>
    <w:rsid w:val="001A690C"/>
    <w:rsid w:val="001A6D07"/>
    <w:rsid w:val="001A6D6A"/>
    <w:rsid w:val="001A6DED"/>
    <w:rsid w:val="001A7070"/>
    <w:rsid w:val="001A71AE"/>
    <w:rsid w:val="001A770F"/>
    <w:rsid w:val="001B02D6"/>
    <w:rsid w:val="001B045A"/>
    <w:rsid w:val="001B0510"/>
    <w:rsid w:val="001B0924"/>
    <w:rsid w:val="001B0C91"/>
    <w:rsid w:val="001B0D2D"/>
    <w:rsid w:val="001B2217"/>
    <w:rsid w:val="001B250A"/>
    <w:rsid w:val="001B292F"/>
    <w:rsid w:val="001B2F70"/>
    <w:rsid w:val="001B3613"/>
    <w:rsid w:val="001B3C85"/>
    <w:rsid w:val="001B43A5"/>
    <w:rsid w:val="001B4407"/>
    <w:rsid w:val="001B450F"/>
    <w:rsid w:val="001B4671"/>
    <w:rsid w:val="001B4C13"/>
    <w:rsid w:val="001B53D8"/>
    <w:rsid w:val="001B57BE"/>
    <w:rsid w:val="001B5877"/>
    <w:rsid w:val="001B592E"/>
    <w:rsid w:val="001B63D8"/>
    <w:rsid w:val="001B6B1B"/>
    <w:rsid w:val="001B6BC3"/>
    <w:rsid w:val="001B6F01"/>
    <w:rsid w:val="001B7554"/>
    <w:rsid w:val="001B76F7"/>
    <w:rsid w:val="001B7B5A"/>
    <w:rsid w:val="001B7DBF"/>
    <w:rsid w:val="001C010D"/>
    <w:rsid w:val="001C06EF"/>
    <w:rsid w:val="001C0883"/>
    <w:rsid w:val="001C0A6F"/>
    <w:rsid w:val="001C1156"/>
    <w:rsid w:val="001C1211"/>
    <w:rsid w:val="001C1235"/>
    <w:rsid w:val="001C1343"/>
    <w:rsid w:val="001C16AC"/>
    <w:rsid w:val="001C16C7"/>
    <w:rsid w:val="001C1811"/>
    <w:rsid w:val="001C1A9E"/>
    <w:rsid w:val="001C1DD6"/>
    <w:rsid w:val="001C2333"/>
    <w:rsid w:val="001C2738"/>
    <w:rsid w:val="001C2A12"/>
    <w:rsid w:val="001C2A27"/>
    <w:rsid w:val="001C2C11"/>
    <w:rsid w:val="001C2CAA"/>
    <w:rsid w:val="001C2CDC"/>
    <w:rsid w:val="001C321B"/>
    <w:rsid w:val="001C325A"/>
    <w:rsid w:val="001C3A93"/>
    <w:rsid w:val="001C3C90"/>
    <w:rsid w:val="001C4564"/>
    <w:rsid w:val="001C47BF"/>
    <w:rsid w:val="001C53A4"/>
    <w:rsid w:val="001C5564"/>
    <w:rsid w:val="001C58E4"/>
    <w:rsid w:val="001C5D61"/>
    <w:rsid w:val="001C6207"/>
    <w:rsid w:val="001C695A"/>
    <w:rsid w:val="001C6E53"/>
    <w:rsid w:val="001C6F13"/>
    <w:rsid w:val="001C7171"/>
    <w:rsid w:val="001C73A6"/>
    <w:rsid w:val="001C76B1"/>
    <w:rsid w:val="001C7BF8"/>
    <w:rsid w:val="001C7F3B"/>
    <w:rsid w:val="001D01FB"/>
    <w:rsid w:val="001D043A"/>
    <w:rsid w:val="001D06E9"/>
    <w:rsid w:val="001D0749"/>
    <w:rsid w:val="001D0A82"/>
    <w:rsid w:val="001D159A"/>
    <w:rsid w:val="001D1767"/>
    <w:rsid w:val="001D200A"/>
    <w:rsid w:val="001D2410"/>
    <w:rsid w:val="001D296E"/>
    <w:rsid w:val="001D304F"/>
    <w:rsid w:val="001D31E6"/>
    <w:rsid w:val="001D3269"/>
    <w:rsid w:val="001D36D1"/>
    <w:rsid w:val="001D37C1"/>
    <w:rsid w:val="001D3E04"/>
    <w:rsid w:val="001D3EE3"/>
    <w:rsid w:val="001D3FD5"/>
    <w:rsid w:val="001D44F2"/>
    <w:rsid w:val="001D465C"/>
    <w:rsid w:val="001D4B3A"/>
    <w:rsid w:val="001D4C2E"/>
    <w:rsid w:val="001D4FCC"/>
    <w:rsid w:val="001D5443"/>
    <w:rsid w:val="001D5641"/>
    <w:rsid w:val="001D5871"/>
    <w:rsid w:val="001D5A17"/>
    <w:rsid w:val="001D5ADE"/>
    <w:rsid w:val="001D5B0E"/>
    <w:rsid w:val="001D5BB7"/>
    <w:rsid w:val="001D5C85"/>
    <w:rsid w:val="001D6832"/>
    <w:rsid w:val="001D684B"/>
    <w:rsid w:val="001D68B9"/>
    <w:rsid w:val="001D70ED"/>
    <w:rsid w:val="001D7536"/>
    <w:rsid w:val="001D7641"/>
    <w:rsid w:val="001D7A9C"/>
    <w:rsid w:val="001D7C72"/>
    <w:rsid w:val="001D7DA3"/>
    <w:rsid w:val="001D7FA1"/>
    <w:rsid w:val="001E0563"/>
    <w:rsid w:val="001E0632"/>
    <w:rsid w:val="001E073D"/>
    <w:rsid w:val="001E08FA"/>
    <w:rsid w:val="001E0BAE"/>
    <w:rsid w:val="001E0CDC"/>
    <w:rsid w:val="001E1426"/>
    <w:rsid w:val="001E1449"/>
    <w:rsid w:val="001E15BA"/>
    <w:rsid w:val="001E15CE"/>
    <w:rsid w:val="001E164B"/>
    <w:rsid w:val="001E1B97"/>
    <w:rsid w:val="001E1FC8"/>
    <w:rsid w:val="001E2118"/>
    <w:rsid w:val="001E2144"/>
    <w:rsid w:val="001E23E3"/>
    <w:rsid w:val="001E2D3F"/>
    <w:rsid w:val="001E2F7F"/>
    <w:rsid w:val="001E30A1"/>
    <w:rsid w:val="001E34FC"/>
    <w:rsid w:val="001E3762"/>
    <w:rsid w:val="001E379A"/>
    <w:rsid w:val="001E3CFA"/>
    <w:rsid w:val="001E3DBE"/>
    <w:rsid w:val="001E3DE1"/>
    <w:rsid w:val="001E41EC"/>
    <w:rsid w:val="001E42B1"/>
    <w:rsid w:val="001E4319"/>
    <w:rsid w:val="001E4BF2"/>
    <w:rsid w:val="001E520A"/>
    <w:rsid w:val="001E5432"/>
    <w:rsid w:val="001E560C"/>
    <w:rsid w:val="001E5919"/>
    <w:rsid w:val="001E5FB0"/>
    <w:rsid w:val="001E6158"/>
    <w:rsid w:val="001E6512"/>
    <w:rsid w:val="001E716B"/>
    <w:rsid w:val="001E71C7"/>
    <w:rsid w:val="001E7986"/>
    <w:rsid w:val="001E7DA3"/>
    <w:rsid w:val="001E7E5A"/>
    <w:rsid w:val="001E7F21"/>
    <w:rsid w:val="001F0B0D"/>
    <w:rsid w:val="001F0B6B"/>
    <w:rsid w:val="001F10DF"/>
    <w:rsid w:val="001F1473"/>
    <w:rsid w:val="001F14FF"/>
    <w:rsid w:val="001F18AA"/>
    <w:rsid w:val="001F19F2"/>
    <w:rsid w:val="001F1BE4"/>
    <w:rsid w:val="001F1BF6"/>
    <w:rsid w:val="001F1E56"/>
    <w:rsid w:val="001F2773"/>
    <w:rsid w:val="001F28F7"/>
    <w:rsid w:val="001F2D3C"/>
    <w:rsid w:val="001F3010"/>
    <w:rsid w:val="001F3226"/>
    <w:rsid w:val="001F3426"/>
    <w:rsid w:val="001F34FD"/>
    <w:rsid w:val="001F35B1"/>
    <w:rsid w:val="001F365A"/>
    <w:rsid w:val="001F3767"/>
    <w:rsid w:val="001F3AC8"/>
    <w:rsid w:val="001F4D4F"/>
    <w:rsid w:val="001F5774"/>
    <w:rsid w:val="001F57FD"/>
    <w:rsid w:val="001F59A2"/>
    <w:rsid w:val="001F63B7"/>
    <w:rsid w:val="001F67D5"/>
    <w:rsid w:val="001F6EAB"/>
    <w:rsid w:val="001F72C2"/>
    <w:rsid w:val="001F7726"/>
    <w:rsid w:val="001F77ED"/>
    <w:rsid w:val="001F7924"/>
    <w:rsid w:val="001F7A59"/>
    <w:rsid w:val="001F7DCE"/>
    <w:rsid w:val="00200688"/>
    <w:rsid w:val="002008B6"/>
    <w:rsid w:val="002008F7"/>
    <w:rsid w:val="00200D20"/>
    <w:rsid w:val="0020118B"/>
    <w:rsid w:val="002011EA"/>
    <w:rsid w:val="0020146E"/>
    <w:rsid w:val="002016FD"/>
    <w:rsid w:val="002019E1"/>
    <w:rsid w:val="00201AB8"/>
    <w:rsid w:val="00202095"/>
    <w:rsid w:val="002021F4"/>
    <w:rsid w:val="002023C8"/>
    <w:rsid w:val="00202AF1"/>
    <w:rsid w:val="00202BB9"/>
    <w:rsid w:val="00202BFE"/>
    <w:rsid w:val="00202DFC"/>
    <w:rsid w:val="002035D6"/>
    <w:rsid w:val="00203698"/>
    <w:rsid w:val="002036DD"/>
    <w:rsid w:val="00203995"/>
    <w:rsid w:val="00203D48"/>
    <w:rsid w:val="00203F81"/>
    <w:rsid w:val="00204087"/>
    <w:rsid w:val="002041B7"/>
    <w:rsid w:val="0020464A"/>
    <w:rsid w:val="00204952"/>
    <w:rsid w:val="00204A35"/>
    <w:rsid w:val="002056DC"/>
    <w:rsid w:val="00205F56"/>
    <w:rsid w:val="0020603C"/>
    <w:rsid w:val="002060BA"/>
    <w:rsid w:val="002060FB"/>
    <w:rsid w:val="002063C3"/>
    <w:rsid w:val="00206580"/>
    <w:rsid w:val="002066D7"/>
    <w:rsid w:val="0020684C"/>
    <w:rsid w:val="00206C5C"/>
    <w:rsid w:val="00206DA9"/>
    <w:rsid w:val="00206E45"/>
    <w:rsid w:val="00207ACB"/>
    <w:rsid w:val="002105B6"/>
    <w:rsid w:val="00210604"/>
    <w:rsid w:val="0021063A"/>
    <w:rsid w:val="00211635"/>
    <w:rsid w:val="002118BD"/>
    <w:rsid w:val="00211914"/>
    <w:rsid w:val="00211A8C"/>
    <w:rsid w:val="00211AAD"/>
    <w:rsid w:val="00211E3E"/>
    <w:rsid w:val="00212064"/>
    <w:rsid w:val="00212093"/>
    <w:rsid w:val="0021212A"/>
    <w:rsid w:val="00212542"/>
    <w:rsid w:val="00212999"/>
    <w:rsid w:val="00212F04"/>
    <w:rsid w:val="00212FA1"/>
    <w:rsid w:val="00212FB9"/>
    <w:rsid w:val="00213872"/>
    <w:rsid w:val="0021436A"/>
    <w:rsid w:val="002149C0"/>
    <w:rsid w:val="00214FC9"/>
    <w:rsid w:val="00215402"/>
    <w:rsid w:val="0021567F"/>
    <w:rsid w:val="0021575B"/>
    <w:rsid w:val="002157F6"/>
    <w:rsid w:val="00216925"/>
    <w:rsid w:val="00216B99"/>
    <w:rsid w:val="00216E33"/>
    <w:rsid w:val="00217134"/>
    <w:rsid w:val="002171A2"/>
    <w:rsid w:val="002173F0"/>
    <w:rsid w:val="00217446"/>
    <w:rsid w:val="002174D0"/>
    <w:rsid w:val="00217637"/>
    <w:rsid w:val="0021772E"/>
    <w:rsid w:val="002177E3"/>
    <w:rsid w:val="00217964"/>
    <w:rsid w:val="00217AF8"/>
    <w:rsid w:val="00217FDA"/>
    <w:rsid w:val="0022070B"/>
    <w:rsid w:val="002207ED"/>
    <w:rsid w:val="002209CF"/>
    <w:rsid w:val="00220E3B"/>
    <w:rsid w:val="00220F21"/>
    <w:rsid w:val="00221153"/>
    <w:rsid w:val="00221343"/>
    <w:rsid w:val="0022144B"/>
    <w:rsid w:val="002215BE"/>
    <w:rsid w:val="00221849"/>
    <w:rsid w:val="002218FF"/>
    <w:rsid w:val="00221EA6"/>
    <w:rsid w:val="00222DF2"/>
    <w:rsid w:val="00222ED7"/>
    <w:rsid w:val="00223065"/>
    <w:rsid w:val="002230AF"/>
    <w:rsid w:val="0022327D"/>
    <w:rsid w:val="002234D7"/>
    <w:rsid w:val="00223D9E"/>
    <w:rsid w:val="00224492"/>
    <w:rsid w:val="002246CE"/>
    <w:rsid w:val="00224A48"/>
    <w:rsid w:val="00224C0E"/>
    <w:rsid w:val="00224D6F"/>
    <w:rsid w:val="00224E76"/>
    <w:rsid w:val="0022519F"/>
    <w:rsid w:val="00225402"/>
    <w:rsid w:val="00225599"/>
    <w:rsid w:val="00225862"/>
    <w:rsid w:val="00225FD7"/>
    <w:rsid w:val="0022649B"/>
    <w:rsid w:val="00226511"/>
    <w:rsid w:val="00226539"/>
    <w:rsid w:val="002265AF"/>
    <w:rsid w:val="0022683C"/>
    <w:rsid w:val="002269F8"/>
    <w:rsid w:val="0022714B"/>
    <w:rsid w:val="00227514"/>
    <w:rsid w:val="00227991"/>
    <w:rsid w:val="00227A5E"/>
    <w:rsid w:val="00227E16"/>
    <w:rsid w:val="00227ED5"/>
    <w:rsid w:val="00227F38"/>
    <w:rsid w:val="00230071"/>
    <w:rsid w:val="002311AF"/>
    <w:rsid w:val="002317C0"/>
    <w:rsid w:val="00231A2A"/>
    <w:rsid w:val="00231BBD"/>
    <w:rsid w:val="00231F81"/>
    <w:rsid w:val="002321C6"/>
    <w:rsid w:val="0023221A"/>
    <w:rsid w:val="00232254"/>
    <w:rsid w:val="0023269F"/>
    <w:rsid w:val="0023270F"/>
    <w:rsid w:val="0023296E"/>
    <w:rsid w:val="00233084"/>
    <w:rsid w:val="00233766"/>
    <w:rsid w:val="00233AB1"/>
    <w:rsid w:val="00233BBF"/>
    <w:rsid w:val="00233C39"/>
    <w:rsid w:val="00233C88"/>
    <w:rsid w:val="0023462E"/>
    <w:rsid w:val="002353E1"/>
    <w:rsid w:val="002354B2"/>
    <w:rsid w:val="00236AF6"/>
    <w:rsid w:val="00236B7C"/>
    <w:rsid w:val="0023748D"/>
    <w:rsid w:val="002376B4"/>
    <w:rsid w:val="0023789D"/>
    <w:rsid w:val="0024085C"/>
    <w:rsid w:val="00240B7C"/>
    <w:rsid w:val="00240D32"/>
    <w:rsid w:val="00240EE1"/>
    <w:rsid w:val="002413B8"/>
    <w:rsid w:val="00241894"/>
    <w:rsid w:val="002423F1"/>
    <w:rsid w:val="002427AA"/>
    <w:rsid w:val="002428E7"/>
    <w:rsid w:val="00242D0A"/>
    <w:rsid w:val="00242E8A"/>
    <w:rsid w:val="00243887"/>
    <w:rsid w:val="00243931"/>
    <w:rsid w:val="00243C2D"/>
    <w:rsid w:val="0024410E"/>
    <w:rsid w:val="0024422C"/>
    <w:rsid w:val="00244566"/>
    <w:rsid w:val="00244C0F"/>
    <w:rsid w:val="00244D05"/>
    <w:rsid w:val="00244F87"/>
    <w:rsid w:val="002450AC"/>
    <w:rsid w:val="0024540F"/>
    <w:rsid w:val="0024556A"/>
    <w:rsid w:val="002457C1"/>
    <w:rsid w:val="002460BB"/>
    <w:rsid w:val="002462EB"/>
    <w:rsid w:val="00246421"/>
    <w:rsid w:val="0024661C"/>
    <w:rsid w:val="002468BA"/>
    <w:rsid w:val="002469E2"/>
    <w:rsid w:val="00246B41"/>
    <w:rsid w:val="0024708D"/>
    <w:rsid w:val="00247444"/>
    <w:rsid w:val="002476C5"/>
    <w:rsid w:val="002477A9"/>
    <w:rsid w:val="0024798F"/>
    <w:rsid w:val="00247CB2"/>
    <w:rsid w:val="002504A8"/>
    <w:rsid w:val="002505C1"/>
    <w:rsid w:val="00250928"/>
    <w:rsid w:val="00250A78"/>
    <w:rsid w:val="00250BC5"/>
    <w:rsid w:val="00251432"/>
    <w:rsid w:val="00251735"/>
    <w:rsid w:val="00251E41"/>
    <w:rsid w:val="00252234"/>
    <w:rsid w:val="00252588"/>
    <w:rsid w:val="00252B60"/>
    <w:rsid w:val="00252DF5"/>
    <w:rsid w:val="00253265"/>
    <w:rsid w:val="0025436E"/>
    <w:rsid w:val="002544AD"/>
    <w:rsid w:val="00254508"/>
    <w:rsid w:val="002545DC"/>
    <w:rsid w:val="002555B6"/>
    <w:rsid w:val="00255CD4"/>
    <w:rsid w:val="0025609F"/>
    <w:rsid w:val="0025610D"/>
    <w:rsid w:val="002561CB"/>
    <w:rsid w:val="00256289"/>
    <w:rsid w:val="00256696"/>
    <w:rsid w:val="002567CE"/>
    <w:rsid w:val="002567D1"/>
    <w:rsid w:val="002568EC"/>
    <w:rsid w:val="00256B77"/>
    <w:rsid w:val="00256D2E"/>
    <w:rsid w:val="00256E36"/>
    <w:rsid w:val="002570E3"/>
    <w:rsid w:val="002573AF"/>
    <w:rsid w:val="00257406"/>
    <w:rsid w:val="0025762D"/>
    <w:rsid w:val="00257D5D"/>
    <w:rsid w:val="00257E4E"/>
    <w:rsid w:val="00260154"/>
    <w:rsid w:val="00260A7B"/>
    <w:rsid w:val="00260CD6"/>
    <w:rsid w:val="00260E74"/>
    <w:rsid w:val="00261068"/>
    <w:rsid w:val="00261176"/>
    <w:rsid w:val="0026126B"/>
    <w:rsid w:val="00261974"/>
    <w:rsid w:val="00261A84"/>
    <w:rsid w:val="00262256"/>
    <w:rsid w:val="002629E9"/>
    <w:rsid w:val="00262EFD"/>
    <w:rsid w:val="00263007"/>
    <w:rsid w:val="002630BD"/>
    <w:rsid w:val="002630C7"/>
    <w:rsid w:val="00263258"/>
    <w:rsid w:val="00263534"/>
    <w:rsid w:val="00263543"/>
    <w:rsid w:val="002636CB"/>
    <w:rsid w:val="002639AB"/>
    <w:rsid w:val="00263C5D"/>
    <w:rsid w:val="00263CEA"/>
    <w:rsid w:val="00263EC1"/>
    <w:rsid w:val="00263F40"/>
    <w:rsid w:val="00264041"/>
    <w:rsid w:val="00264D01"/>
    <w:rsid w:val="00264E79"/>
    <w:rsid w:val="0026524D"/>
    <w:rsid w:val="002655BB"/>
    <w:rsid w:val="002658F9"/>
    <w:rsid w:val="00265DC3"/>
    <w:rsid w:val="00266009"/>
    <w:rsid w:val="00266201"/>
    <w:rsid w:val="00266898"/>
    <w:rsid w:val="002669C9"/>
    <w:rsid w:val="00266A28"/>
    <w:rsid w:val="00266C1E"/>
    <w:rsid w:val="00266E8E"/>
    <w:rsid w:val="00266E9E"/>
    <w:rsid w:val="00266FB3"/>
    <w:rsid w:val="0026797D"/>
    <w:rsid w:val="00267B88"/>
    <w:rsid w:val="00267CD6"/>
    <w:rsid w:val="002703B4"/>
    <w:rsid w:val="002704AB"/>
    <w:rsid w:val="00270614"/>
    <w:rsid w:val="002708FA"/>
    <w:rsid w:val="002709CD"/>
    <w:rsid w:val="00270E30"/>
    <w:rsid w:val="00271F33"/>
    <w:rsid w:val="00271FA4"/>
    <w:rsid w:val="0027231C"/>
    <w:rsid w:val="002723B5"/>
    <w:rsid w:val="00272A15"/>
    <w:rsid w:val="00272D53"/>
    <w:rsid w:val="00272DEC"/>
    <w:rsid w:val="00272F20"/>
    <w:rsid w:val="0027301C"/>
    <w:rsid w:val="002730B0"/>
    <w:rsid w:val="00273628"/>
    <w:rsid w:val="00274206"/>
    <w:rsid w:val="00274334"/>
    <w:rsid w:val="002743DE"/>
    <w:rsid w:val="00274E73"/>
    <w:rsid w:val="00275542"/>
    <w:rsid w:val="0027604C"/>
    <w:rsid w:val="0027609E"/>
    <w:rsid w:val="002760E8"/>
    <w:rsid w:val="002768A9"/>
    <w:rsid w:val="002768B5"/>
    <w:rsid w:val="00277295"/>
    <w:rsid w:val="002773C7"/>
    <w:rsid w:val="002778C9"/>
    <w:rsid w:val="00277ACD"/>
    <w:rsid w:val="00277C44"/>
    <w:rsid w:val="00277CC7"/>
    <w:rsid w:val="0028001F"/>
    <w:rsid w:val="00280AAA"/>
    <w:rsid w:val="0028184D"/>
    <w:rsid w:val="00281AA3"/>
    <w:rsid w:val="0028245F"/>
    <w:rsid w:val="0028349F"/>
    <w:rsid w:val="00283608"/>
    <w:rsid w:val="00283658"/>
    <w:rsid w:val="002837A0"/>
    <w:rsid w:val="002837C2"/>
    <w:rsid w:val="00283CEA"/>
    <w:rsid w:val="00283DFD"/>
    <w:rsid w:val="00284213"/>
    <w:rsid w:val="00284AB9"/>
    <w:rsid w:val="00285225"/>
    <w:rsid w:val="002855B7"/>
    <w:rsid w:val="002855F8"/>
    <w:rsid w:val="0028589E"/>
    <w:rsid w:val="0028590D"/>
    <w:rsid w:val="00285D7E"/>
    <w:rsid w:val="00285DAC"/>
    <w:rsid w:val="002861CA"/>
    <w:rsid w:val="00286859"/>
    <w:rsid w:val="00286A46"/>
    <w:rsid w:val="00286A80"/>
    <w:rsid w:val="00286BB1"/>
    <w:rsid w:val="00286CFF"/>
    <w:rsid w:val="00286FA6"/>
    <w:rsid w:val="002879C9"/>
    <w:rsid w:val="0029063C"/>
    <w:rsid w:val="0029093F"/>
    <w:rsid w:val="0029096D"/>
    <w:rsid w:val="00290F8B"/>
    <w:rsid w:val="00291DAD"/>
    <w:rsid w:val="00292151"/>
    <w:rsid w:val="002926C8"/>
    <w:rsid w:val="00292A27"/>
    <w:rsid w:val="00292EA4"/>
    <w:rsid w:val="00293C23"/>
    <w:rsid w:val="00293E72"/>
    <w:rsid w:val="002942C7"/>
    <w:rsid w:val="00294D18"/>
    <w:rsid w:val="002950C9"/>
    <w:rsid w:val="00295738"/>
    <w:rsid w:val="002957B0"/>
    <w:rsid w:val="00295A59"/>
    <w:rsid w:val="00295B8E"/>
    <w:rsid w:val="00295BA0"/>
    <w:rsid w:val="00295BE4"/>
    <w:rsid w:val="00295D19"/>
    <w:rsid w:val="00296079"/>
    <w:rsid w:val="00296479"/>
    <w:rsid w:val="00296C1B"/>
    <w:rsid w:val="00296D97"/>
    <w:rsid w:val="00296F1F"/>
    <w:rsid w:val="00297B2F"/>
    <w:rsid w:val="00297E48"/>
    <w:rsid w:val="00297F3E"/>
    <w:rsid w:val="002A009E"/>
    <w:rsid w:val="002A037B"/>
    <w:rsid w:val="002A0522"/>
    <w:rsid w:val="002A0EA6"/>
    <w:rsid w:val="002A1556"/>
    <w:rsid w:val="002A159E"/>
    <w:rsid w:val="002A194A"/>
    <w:rsid w:val="002A1B88"/>
    <w:rsid w:val="002A1EB2"/>
    <w:rsid w:val="002A213B"/>
    <w:rsid w:val="002A21BD"/>
    <w:rsid w:val="002A25C4"/>
    <w:rsid w:val="002A2646"/>
    <w:rsid w:val="002A2AA5"/>
    <w:rsid w:val="002A2B1D"/>
    <w:rsid w:val="002A3572"/>
    <w:rsid w:val="002A3B15"/>
    <w:rsid w:val="002A3C4B"/>
    <w:rsid w:val="002A43CB"/>
    <w:rsid w:val="002A4AA6"/>
    <w:rsid w:val="002A4B34"/>
    <w:rsid w:val="002A5614"/>
    <w:rsid w:val="002A56E0"/>
    <w:rsid w:val="002A5F53"/>
    <w:rsid w:val="002A63F6"/>
    <w:rsid w:val="002A6A4E"/>
    <w:rsid w:val="002A6C82"/>
    <w:rsid w:val="002A6D0C"/>
    <w:rsid w:val="002A70D4"/>
    <w:rsid w:val="002A73E0"/>
    <w:rsid w:val="002A755C"/>
    <w:rsid w:val="002A7A44"/>
    <w:rsid w:val="002A7C40"/>
    <w:rsid w:val="002A7D33"/>
    <w:rsid w:val="002A7E4F"/>
    <w:rsid w:val="002A7F4D"/>
    <w:rsid w:val="002B05F4"/>
    <w:rsid w:val="002B06F2"/>
    <w:rsid w:val="002B074A"/>
    <w:rsid w:val="002B08BC"/>
    <w:rsid w:val="002B0905"/>
    <w:rsid w:val="002B0936"/>
    <w:rsid w:val="002B0CEE"/>
    <w:rsid w:val="002B0E42"/>
    <w:rsid w:val="002B112C"/>
    <w:rsid w:val="002B150E"/>
    <w:rsid w:val="002B1D72"/>
    <w:rsid w:val="002B22D1"/>
    <w:rsid w:val="002B29D6"/>
    <w:rsid w:val="002B2F8B"/>
    <w:rsid w:val="002B310B"/>
    <w:rsid w:val="002B317F"/>
    <w:rsid w:val="002B3326"/>
    <w:rsid w:val="002B3B91"/>
    <w:rsid w:val="002B3D5E"/>
    <w:rsid w:val="002B3FE3"/>
    <w:rsid w:val="002B410D"/>
    <w:rsid w:val="002B45F2"/>
    <w:rsid w:val="002B4A1C"/>
    <w:rsid w:val="002B4CAE"/>
    <w:rsid w:val="002B5560"/>
    <w:rsid w:val="002B59EE"/>
    <w:rsid w:val="002B5C49"/>
    <w:rsid w:val="002B5F57"/>
    <w:rsid w:val="002B65F9"/>
    <w:rsid w:val="002B7804"/>
    <w:rsid w:val="002B7819"/>
    <w:rsid w:val="002B7CC4"/>
    <w:rsid w:val="002B7E16"/>
    <w:rsid w:val="002B7FDB"/>
    <w:rsid w:val="002C0845"/>
    <w:rsid w:val="002C1260"/>
    <w:rsid w:val="002C131A"/>
    <w:rsid w:val="002C15F2"/>
    <w:rsid w:val="002C2209"/>
    <w:rsid w:val="002C2853"/>
    <w:rsid w:val="002C2927"/>
    <w:rsid w:val="002C2F0F"/>
    <w:rsid w:val="002C3101"/>
    <w:rsid w:val="002C3A8A"/>
    <w:rsid w:val="002C3C68"/>
    <w:rsid w:val="002C3CA5"/>
    <w:rsid w:val="002C4175"/>
    <w:rsid w:val="002C44B0"/>
    <w:rsid w:val="002C4C84"/>
    <w:rsid w:val="002C4D3B"/>
    <w:rsid w:val="002C4DD7"/>
    <w:rsid w:val="002C4F16"/>
    <w:rsid w:val="002C521B"/>
    <w:rsid w:val="002C5656"/>
    <w:rsid w:val="002C5A09"/>
    <w:rsid w:val="002C636C"/>
    <w:rsid w:val="002C646B"/>
    <w:rsid w:val="002C6826"/>
    <w:rsid w:val="002C71A7"/>
    <w:rsid w:val="002C7665"/>
    <w:rsid w:val="002C7757"/>
    <w:rsid w:val="002C797A"/>
    <w:rsid w:val="002C799F"/>
    <w:rsid w:val="002C7A0C"/>
    <w:rsid w:val="002C7A45"/>
    <w:rsid w:val="002C7B47"/>
    <w:rsid w:val="002C7E49"/>
    <w:rsid w:val="002D00A3"/>
    <w:rsid w:val="002D034D"/>
    <w:rsid w:val="002D0715"/>
    <w:rsid w:val="002D0828"/>
    <w:rsid w:val="002D0920"/>
    <w:rsid w:val="002D0A10"/>
    <w:rsid w:val="002D0A86"/>
    <w:rsid w:val="002D0DC1"/>
    <w:rsid w:val="002D0E0A"/>
    <w:rsid w:val="002D0E79"/>
    <w:rsid w:val="002D10D3"/>
    <w:rsid w:val="002D12FB"/>
    <w:rsid w:val="002D1359"/>
    <w:rsid w:val="002D1F88"/>
    <w:rsid w:val="002D2796"/>
    <w:rsid w:val="002D280A"/>
    <w:rsid w:val="002D2882"/>
    <w:rsid w:val="002D2DEA"/>
    <w:rsid w:val="002D2E58"/>
    <w:rsid w:val="002D310B"/>
    <w:rsid w:val="002D3271"/>
    <w:rsid w:val="002D3C54"/>
    <w:rsid w:val="002D3D51"/>
    <w:rsid w:val="002D4354"/>
    <w:rsid w:val="002D470F"/>
    <w:rsid w:val="002D488F"/>
    <w:rsid w:val="002D48BF"/>
    <w:rsid w:val="002D4972"/>
    <w:rsid w:val="002D49EC"/>
    <w:rsid w:val="002D4FB9"/>
    <w:rsid w:val="002D5296"/>
    <w:rsid w:val="002D5F24"/>
    <w:rsid w:val="002D60C8"/>
    <w:rsid w:val="002D614B"/>
    <w:rsid w:val="002D62C3"/>
    <w:rsid w:val="002D63A5"/>
    <w:rsid w:val="002D67CB"/>
    <w:rsid w:val="002D6811"/>
    <w:rsid w:val="002D68BE"/>
    <w:rsid w:val="002D69EC"/>
    <w:rsid w:val="002D6B8A"/>
    <w:rsid w:val="002D6BB2"/>
    <w:rsid w:val="002D705C"/>
    <w:rsid w:val="002D75D9"/>
    <w:rsid w:val="002D7879"/>
    <w:rsid w:val="002E042D"/>
    <w:rsid w:val="002E07ED"/>
    <w:rsid w:val="002E083C"/>
    <w:rsid w:val="002E08FC"/>
    <w:rsid w:val="002E0C8B"/>
    <w:rsid w:val="002E11A8"/>
    <w:rsid w:val="002E1CA1"/>
    <w:rsid w:val="002E20A7"/>
    <w:rsid w:val="002E24A4"/>
    <w:rsid w:val="002E27EA"/>
    <w:rsid w:val="002E2C1F"/>
    <w:rsid w:val="002E323A"/>
    <w:rsid w:val="002E37B8"/>
    <w:rsid w:val="002E3B96"/>
    <w:rsid w:val="002E3BFD"/>
    <w:rsid w:val="002E3F3B"/>
    <w:rsid w:val="002E40EF"/>
    <w:rsid w:val="002E4210"/>
    <w:rsid w:val="002E4406"/>
    <w:rsid w:val="002E44C2"/>
    <w:rsid w:val="002E450C"/>
    <w:rsid w:val="002E4669"/>
    <w:rsid w:val="002E48CA"/>
    <w:rsid w:val="002E49BE"/>
    <w:rsid w:val="002E4B5A"/>
    <w:rsid w:val="002E4BD1"/>
    <w:rsid w:val="002E4C2A"/>
    <w:rsid w:val="002E5A5E"/>
    <w:rsid w:val="002E5B55"/>
    <w:rsid w:val="002E5BC3"/>
    <w:rsid w:val="002E5EA1"/>
    <w:rsid w:val="002E6044"/>
    <w:rsid w:val="002E6320"/>
    <w:rsid w:val="002E640D"/>
    <w:rsid w:val="002E67D3"/>
    <w:rsid w:val="002E697A"/>
    <w:rsid w:val="002E7001"/>
    <w:rsid w:val="002E723C"/>
    <w:rsid w:val="002E7318"/>
    <w:rsid w:val="002E781D"/>
    <w:rsid w:val="002E7D11"/>
    <w:rsid w:val="002F02E4"/>
    <w:rsid w:val="002F06BF"/>
    <w:rsid w:val="002F09D0"/>
    <w:rsid w:val="002F0B28"/>
    <w:rsid w:val="002F10B7"/>
    <w:rsid w:val="002F14FD"/>
    <w:rsid w:val="002F15E1"/>
    <w:rsid w:val="002F174C"/>
    <w:rsid w:val="002F1DD0"/>
    <w:rsid w:val="002F220F"/>
    <w:rsid w:val="002F2328"/>
    <w:rsid w:val="002F2578"/>
    <w:rsid w:val="002F29BC"/>
    <w:rsid w:val="002F2D28"/>
    <w:rsid w:val="002F2E3A"/>
    <w:rsid w:val="002F314F"/>
    <w:rsid w:val="002F3240"/>
    <w:rsid w:val="002F3588"/>
    <w:rsid w:val="002F3F37"/>
    <w:rsid w:val="002F43EC"/>
    <w:rsid w:val="002F53A4"/>
    <w:rsid w:val="002F5497"/>
    <w:rsid w:val="002F5FBE"/>
    <w:rsid w:val="002F60E1"/>
    <w:rsid w:val="002F610C"/>
    <w:rsid w:val="002F6685"/>
    <w:rsid w:val="002F6C00"/>
    <w:rsid w:val="002F6E4F"/>
    <w:rsid w:val="002F7056"/>
    <w:rsid w:val="002F70A5"/>
    <w:rsid w:val="002F7381"/>
    <w:rsid w:val="002F7446"/>
    <w:rsid w:val="002F791C"/>
    <w:rsid w:val="002F7EC0"/>
    <w:rsid w:val="0030000C"/>
    <w:rsid w:val="0030011E"/>
    <w:rsid w:val="00300B8E"/>
    <w:rsid w:val="003015CF"/>
    <w:rsid w:val="00301C82"/>
    <w:rsid w:val="00301CF2"/>
    <w:rsid w:val="0030209D"/>
    <w:rsid w:val="003026C9"/>
    <w:rsid w:val="00302BC5"/>
    <w:rsid w:val="003030E4"/>
    <w:rsid w:val="00303310"/>
    <w:rsid w:val="0030343D"/>
    <w:rsid w:val="0030405A"/>
    <w:rsid w:val="003042AE"/>
    <w:rsid w:val="003045DB"/>
    <w:rsid w:val="00304817"/>
    <w:rsid w:val="00304F50"/>
    <w:rsid w:val="00305017"/>
    <w:rsid w:val="00305DA9"/>
    <w:rsid w:val="00305E8F"/>
    <w:rsid w:val="00305EFB"/>
    <w:rsid w:val="00306895"/>
    <w:rsid w:val="00306AB1"/>
    <w:rsid w:val="00306B27"/>
    <w:rsid w:val="00306D10"/>
    <w:rsid w:val="00306E46"/>
    <w:rsid w:val="00307061"/>
    <w:rsid w:val="00307072"/>
    <w:rsid w:val="003070ED"/>
    <w:rsid w:val="003070EE"/>
    <w:rsid w:val="00307164"/>
    <w:rsid w:val="003075AF"/>
    <w:rsid w:val="0031021D"/>
    <w:rsid w:val="003103EF"/>
    <w:rsid w:val="00310557"/>
    <w:rsid w:val="0031059B"/>
    <w:rsid w:val="00310A2B"/>
    <w:rsid w:val="0031115A"/>
    <w:rsid w:val="0031136A"/>
    <w:rsid w:val="003116E2"/>
    <w:rsid w:val="00311DF7"/>
    <w:rsid w:val="00311F2F"/>
    <w:rsid w:val="00312C6F"/>
    <w:rsid w:val="0031350B"/>
    <w:rsid w:val="003135EA"/>
    <w:rsid w:val="00313791"/>
    <w:rsid w:val="00313826"/>
    <w:rsid w:val="00313E1D"/>
    <w:rsid w:val="00314705"/>
    <w:rsid w:val="00314EAA"/>
    <w:rsid w:val="0031505A"/>
    <w:rsid w:val="0031586E"/>
    <w:rsid w:val="00315EB6"/>
    <w:rsid w:val="00315FFB"/>
    <w:rsid w:val="00316061"/>
    <w:rsid w:val="003162D3"/>
    <w:rsid w:val="003164E4"/>
    <w:rsid w:val="00316823"/>
    <w:rsid w:val="003169A7"/>
    <w:rsid w:val="00316B24"/>
    <w:rsid w:val="00316E38"/>
    <w:rsid w:val="0031732E"/>
    <w:rsid w:val="00317583"/>
    <w:rsid w:val="00317660"/>
    <w:rsid w:val="0031772E"/>
    <w:rsid w:val="00317C57"/>
    <w:rsid w:val="00317CF7"/>
    <w:rsid w:val="00317F9D"/>
    <w:rsid w:val="00317FE1"/>
    <w:rsid w:val="0032017E"/>
    <w:rsid w:val="0032026D"/>
    <w:rsid w:val="003206EA"/>
    <w:rsid w:val="0032085F"/>
    <w:rsid w:val="0032090D"/>
    <w:rsid w:val="003209C2"/>
    <w:rsid w:val="00321065"/>
    <w:rsid w:val="00321068"/>
    <w:rsid w:val="003211FF"/>
    <w:rsid w:val="0032153A"/>
    <w:rsid w:val="00321856"/>
    <w:rsid w:val="00321935"/>
    <w:rsid w:val="00321AE8"/>
    <w:rsid w:val="00321DC9"/>
    <w:rsid w:val="00321DD7"/>
    <w:rsid w:val="00321E27"/>
    <w:rsid w:val="0032210C"/>
    <w:rsid w:val="00322159"/>
    <w:rsid w:val="00322475"/>
    <w:rsid w:val="003224C2"/>
    <w:rsid w:val="003227BA"/>
    <w:rsid w:val="00322945"/>
    <w:rsid w:val="00322BA3"/>
    <w:rsid w:val="00322E67"/>
    <w:rsid w:val="00322E7F"/>
    <w:rsid w:val="00322F3A"/>
    <w:rsid w:val="0032315C"/>
    <w:rsid w:val="00323567"/>
    <w:rsid w:val="003235F8"/>
    <w:rsid w:val="0032374E"/>
    <w:rsid w:val="00323A1A"/>
    <w:rsid w:val="00323D50"/>
    <w:rsid w:val="0032402B"/>
    <w:rsid w:val="0032422D"/>
    <w:rsid w:val="00324259"/>
    <w:rsid w:val="003244B5"/>
    <w:rsid w:val="003249FC"/>
    <w:rsid w:val="00324A1B"/>
    <w:rsid w:val="0032557B"/>
    <w:rsid w:val="003255C2"/>
    <w:rsid w:val="00325774"/>
    <w:rsid w:val="00325C67"/>
    <w:rsid w:val="0032633F"/>
    <w:rsid w:val="003266AD"/>
    <w:rsid w:val="00326AC1"/>
    <w:rsid w:val="00326F00"/>
    <w:rsid w:val="00327589"/>
    <w:rsid w:val="003275E8"/>
    <w:rsid w:val="00327701"/>
    <w:rsid w:val="00327872"/>
    <w:rsid w:val="00327BBD"/>
    <w:rsid w:val="00327DA2"/>
    <w:rsid w:val="003302B0"/>
    <w:rsid w:val="003303BE"/>
    <w:rsid w:val="00330ADA"/>
    <w:rsid w:val="00330B6B"/>
    <w:rsid w:val="00330D30"/>
    <w:rsid w:val="00330ECB"/>
    <w:rsid w:val="0033135A"/>
    <w:rsid w:val="00331578"/>
    <w:rsid w:val="003319AE"/>
    <w:rsid w:val="00331B27"/>
    <w:rsid w:val="00331B50"/>
    <w:rsid w:val="00331E63"/>
    <w:rsid w:val="003324DA"/>
    <w:rsid w:val="003325BA"/>
    <w:rsid w:val="00332BC3"/>
    <w:rsid w:val="00332BE7"/>
    <w:rsid w:val="00332C35"/>
    <w:rsid w:val="003330C2"/>
    <w:rsid w:val="00333B1A"/>
    <w:rsid w:val="00333E03"/>
    <w:rsid w:val="003340C8"/>
    <w:rsid w:val="003349E7"/>
    <w:rsid w:val="003354B9"/>
    <w:rsid w:val="00335EAE"/>
    <w:rsid w:val="0033655D"/>
    <w:rsid w:val="00336A79"/>
    <w:rsid w:val="00336AC4"/>
    <w:rsid w:val="00336B4F"/>
    <w:rsid w:val="00337391"/>
    <w:rsid w:val="003373EB"/>
    <w:rsid w:val="00337998"/>
    <w:rsid w:val="00337C4D"/>
    <w:rsid w:val="00337C6B"/>
    <w:rsid w:val="00337E01"/>
    <w:rsid w:val="00337F8F"/>
    <w:rsid w:val="003408EC"/>
    <w:rsid w:val="00340981"/>
    <w:rsid w:val="0034102B"/>
    <w:rsid w:val="00341534"/>
    <w:rsid w:val="0034154B"/>
    <w:rsid w:val="00341624"/>
    <w:rsid w:val="00341959"/>
    <w:rsid w:val="00341AB6"/>
    <w:rsid w:val="00341CC3"/>
    <w:rsid w:val="00341D01"/>
    <w:rsid w:val="00341EFE"/>
    <w:rsid w:val="00342078"/>
    <w:rsid w:val="00342110"/>
    <w:rsid w:val="003421FE"/>
    <w:rsid w:val="00342234"/>
    <w:rsid w:val="003429A6"/>
    <w:rsid w:val="00342D2A"/>
    <w:rsid w:val="00342E5E"/>
    <w:rsid w:val="003436F3"/>
    <w:rsid w:val="00343829"/>
    <w:rsid w:val="003438AC"/>
    <w:rsid w:val="003440BC"/>
    <w:rsid w:val="00344624"/>
    <w:rsid w:val="00344CFB"/>
    <w:rsid w:val="00345085"/>
    <w:rsid w:val="003453DF"/>
    <w:rsid w:val="003453E5"/>
    <w:rsid w:val="00345488"/>
    <w:rsid w:val="0034553C"/>
    <w:rsid w:val="00345CA1"/>
    <w:rsid w:val="00345CD6"/>
    <w:rsid w:val="00345DFB"/>
    <w:rsid w:val="00345F75"/>
    <w:rsid w:val="0034676E"/>
    <w:rsid w:val="00346A5D"/>
    <w:rsid w:val="00346BCE"/>
    <w:rsid w:val="003471E5"/>
    <w:rsid w:val="003473BA"/>
    <w:rsid w:val="003475BA"/>
    <w:rsid w:val="0034763A"/>
    <w:rsid w:val="003476A4"/>
    <w:rsid w:val="00347A1F"/>
    <w:rsid w:val="00347A44"/>
    <w:rsid w:val="00347BB9"/>
    <w:rsid w:val="00350156"/>
    <w:rsid w:val="003504BE"/>
    <w:rsid w:val="003504DB"/>
    <w:rsid w:val="00350521"/>
    <w:rsid w:val="00350791"/>
    <w:rsid w:val="00350D5B"/>
    <w:rsid w:val="00350F67"/>
    <w:rsid w:val="003510D2"/>
    <w:rsid w:val="003512C0"/>
    <w:rsid w:val="00351760"/>
    <w:rsid w:val="00351AF3"/>
    <w:rsid w:val="00351F01"/>
    <w:rsid w:val="00352469"/>
    <w:rsid w:val="003526FC"/>
    <w:rsid w:val="00353205"/>
    <w:rsid w:val="003532AB"/>
    <w:rsid w:val="003537D9"/>
    <w:rsid w:val="003547AB"/>
    <w:rsid w:val="003549F5"/>
    <w:rsid w:val="00354C44"/>
    <w:rsid w:val="00354D1B"/>
    <w:rsid w:val="00355861"/>
    <w:rsid w:val="003559B2"/>
    <w:rsid w:val="00355AF4"/>
    <w:rsid w:val="00355FD2"/>
    <w:rsid w:val="0035615C"/>
    <w:rsid w:val="00356363"/>
    <w:rsid w:val="003565E4"/>
    <w:rsid w:val="003569FA"/>
    <w:rsid w:val="00356A0E"/>
    <w:rsid w:val="00356C04"/>
    <w:rsid w:val="00356EB1"/>
    <w:rsid w:val="00356FE3"/>
    <w:rsid w:val="00357107"/>
    <w:rsid w:val="00357180"/>
    <w:rsid w:val="00357618"/>
    <w:rsid w:val="00357E65"/>
    <w:rsid w:val="00360014"/>
    <w:rsid w:val="00360200"/>
    <w:rsid w:val="0036069D"/>
    <w:rsid w:val="003606CD"/>
    <w:rsid w:val="003607A5"/>
    <w:rsid w:val="00360831"/>
    <w:rsid w:val="00360B74"/>
    <w:rsid w:val="00360C4D"/>
    <w:rsid w:val="00360DAA"/>
    <w:rsid w:val="00360DEE"/>
    <w:rsid w:val="00360F7D"/>
    <w:rsid w:val="00360FC2"/>
    <w:rsid w:val="00361020"/>
    <w:rsid w:val="00361091"/>
    <w:rsid w:val="00361168"/>
    <w:rsid w:val="00361738"/>
    <w:rsid w:val="003617D5"/>
    <w:rsid w:val="00361A5C"/>
    <w:rsid w:val="00361B25"/>
    <w:rsid w:val="00361DD8"/>
    <w:rsid w:val="00361E63"/>
    <w:rsid w:val="00361F41"/>
    <w:rsid w:val="003623D6"/>
    <w:rsid w:val="0036275C"/>
    <w:rsid w:val="003627D9"/>
    <w:rsid w:val="00362F18"/>
    <w:rsid w:val="0036337E"/>
    <w:rsid w:val="003636B9"/>
    <w:rsid w:val="00363CB0"/>
    <w:rsid w:val="00363E3A"/>
    <w:rsid w:val="003643B6"/>
    <w:rsid w:val="0036450C"/>
    <w:rsid w:val="00364849"/>
    <w:rsid w:val="00364A18"/>
    <w:rsid w:val="00365054"/>
    <w:rsid w:val="0036566B"/>
    <w:rsid w:val="00365854"/>
    <w:rsid w:val="0036642A"/>
    <w:rsid w:val="00366905"/>
    <w:rsid w:val="00366CD1"/>
    <w:rsid w:val="003670F5"/>
    <w:rsid w:val="003675D8"/>
    <w:rsid w:val="003679E4"/>
    <w:rsid w:val="00367B31"/>
    <w:rsid w:val="00367C25"/>
    <w:rsid w:val="00367DEA"/>
    <w:rsid w:val="003700FE"/>
    <w:rsid w:val="00370D1F"/>
    <w:rsid w:val="00370D2B"/>
    <w:rsid w:val="00371512"/>
    <w:rsid w:val="003715F2"/>
    <w:rsid w:val="0037210A"/>
    <w:rsid w:val="0037251A"/>
    <w:rsid w:val="00372988"/>
    <w:rsid w:val="00372FFA"/>
    <w:rsid w:val="003730A5"/>
    <w:rsid w:val="00374575"/>
    <w:rsid w:val="003745AD"/>
    <w:rsid w:val="00374846"/>
    <w:rsid w:val="003751F8"/>
    <w:rsid w:val="003757E0"/>
    <w:rsid w:val="00375A43"/>
    <w:rsid w:val="00375AEB"/>
    <w:rsid w:val="00375C2E"/>
    <w:rsid w:val="003763F2"/>
    <w:rsid w:val="00376494"/>
    <w:rsid w:val="00376DB5"/>
    <w:rsid w:val="00376E29"/>
    <w:rsid w:val="0037702C"/>
    <w:rsid w:val="003770AF"/>
    <w:rsid w:val="003773BF"/>
    <w:rsid w:val="0037754C"/>
    <w:rsid w:val="00377F1A"/>
    <w:rsid w:val="003800B9"/>
    <w:rsid w:val="0038065B"/>
    <w:rsid w:val="003807F5"/>
    <w:rsid w:val="00380931"/>
    <w:rsid w:val="003809BF"/>
    <w:rsid w:val="00380E6D"/>
    <w:rsid w:val="0038166C"/>
    <w:rsid w:val="00381E22"/>
    <w:rsid w:val="003827C8"/>
    <w:rsid w:val="00382BD2"/>
    <w:rsid w:val="00382FF9"/>
    <w:rsid w:val="003830C2"/>
    <w:rsid w:val="003834B5"/>
    <w:rsid w:val="00383C31"/>
    <w:rsid w:val="00383C65"/>
    <w:rsid w:val="00383D9F"/>
    <w:rsid w:val="003841ED"/>
    <w:rsid w:val="00384634"/>
    <w:rsid w:val="0038468E"/>
    <w:rsid w:val="0038470D"/>
    <w:rsid w:val="00384A51"/>
    <w:rsid w:val="00384AA6"/>
    <w:rsid w:val="00385132"/>
    <w:rsid w:val="003853F9"/>
    <w:rsid w:val="0038549D"/>
    <w:rsid w:val="00385653"/>
    <w:rsid w:val="0038581D"/>
    <w:rsid w:val="00385C06"/>
    <w:rsid w:val="003862E1"/>
    <w:rsid w:val="003867F2"/>
    <w:rsid w:val="003872F9"/>
    <w:rsid w:val="0038746C"/>
    <w:rsid w:val="00387B70"/>
    <w:rsid w:val="0039050F"/>
    <w:rsid w:val="00390820"/>
    <w:rsid w:val="00390891"/>
    <w:rsid w:val="003909CE"/>
    <w:rsid w:val="00390B1C"/>
    <w:rsid w:val="00390DEF"/>
    <w:rsid w:val="00391120"/>
    <w:rsid w:val="003915FD"/>
    <w:rsid w:val="00391F13"/>
    <w:rsid w:val="0039228A"/>
    <w:rsid w:val="0039239D"/>
    <w:rsid w:val="003928C5"/>
    <w:rsid w:val="00393182"/>
    <w:rsid w:val="003931BF"/>
    <w:rsid w:val="003933C2"/>
    <w:rsid w:val="003934A1"/>
    <w:rsid w:val="00393670"/>
    <w:rsid w:val="00393D48"/>
    <w:rsid w:val="00393FD1"/>
    <w:rsid w:val="00394035"/>
    <w:rsid w:val="00394434"/>
    <w:rsid w:val="00394A32"/>
    <w:rsid w:val="003955C1"/>
    <w:rsid w:val="00395A2B"/>
    <w:rsid w:val="00395B96"/>
    <w:rsid w:val="00396196"/>
    <w:rsid w:val="0039620B"/>
    <w:rsid w:val="0039688F"/>
    <w:rsid w:val="00396DBD"/>
    <w:rsid w:val="00397416"/>
    <w:rsid w:val="00397A55"/>
    <w:rsid w:val="00397E08"/>
    <w:rsid w:val="003A00EE"/>
    <w:rsid w:val="003A0DA8"/>
    <w:rsid w:val="003A106A"/>
    <w:rsid w:val="003A10F4"/>
    <w:rsid w:val="003A198B"/>
    <w:rsid w:val="003A1E94"/>
    <w:rsid w:val="003A2060"/>
    <w:rsid w:val="003A24D5"/>
    <w:rsid w:val="003A286D"/>
    <w:rsid w:val="003A307D"/>
    <w:rsid w:val="003A31C6"/>
    <w:rsid w:val="003A3435"/>
    <w:rsid w:val="003A3EE1"/>
    <w:rsid w:val="003A420F"/>
    <w:rsid w:val="003A42CB"/>
    <w:rsid w:val="003A4755"/>
    <w:rsid w:val="003A48A2"/>
    <w:rsid w:val="003A55A6"/>
    <w:rsid w:val="003A5643"/>
    <w:rsid w:val="003A62F4"/>
    <w:rsid w:val="003A6645"/>
    <w:rsid w:val="003A6F72"/>
    <w:rsid w:val="003A74A9"/>
    <w:rsid w:val="003A752D"/>
    <w:rsid w:val="003B00A9"/>
    <w:rsid w:val="003B0225"/>
    <w:rsid w:val="003B03D0"/>
    <w:rsid w:val="003B0906"/>
    <w:rsid w:val="003B0977"/>
    <w:rsid w:val="003B099E"/>
    <w:rsid w:val="003B0D2E"/>
    <w:rsid w:val="003B120F"/>
    <w:rsid w:val="003B13CB"/>
    <w:rsid w:val="003B1566"/>
    <w:rsid w:val="003B18D7"/>
    <w:rsid w:val="003B1DF4"/>
    <w:rsid w:val="003B1E27"/>
    <w:rsid w:val="003B1EF4"/>
    <w:rsid w:val="003B1F9D"/>
    <w:rsid w:val="003B2151"/>
    <w:rsid w:val="003B21FC"/>
    <w:rsid w:val="003B2492"/>
    <w:rsid w:val="003B254F"/>
    <w:rsid w:val="003B2632"/>
    <w:rsid w:val="003B272A"/>
    <w:rsid w:val="003B2CFD"/>
    <w:rsid w:val="003B2E12"/>
    <w:rsid w:val="003B3397"/>
    <w:rsid w:val="003B3EB9"/>
    <w:rsid w:val="003B3FF6"/>
    <w:rsid w:val="003B41D6"/>
    <w:rsid w:val="003B4702"/>
    <w:rsid w:val="003B4ED9"/>
    <w:rsid w:val="003B503A"/>
    <w:rsid w:val="003B505D"/>
    <w:rsid w:val="003B571B"/>
    <w:rsid w:val="003B61C9"/>
    <w:rsid w:val="003B68C0"/>
    <w:rsid w:val="003B68DB"/>
    <w:rsid w:val="003B6B28"/>
    <w:rsid w:val="003B752B"/>
    <w:rsid w:val="003B7B80"/>
    <w:rsid w:val="003B7CC3"/>
    <w:rsid w:val="003B7EE5"/>
    <w:rsid w:val="003B7FBF"/>
    <w:rsid w:val="003C0AB5"/>
    <w:rsid w:val="003C0AC3"/>
    <w:rsid w:val="003C0F54"/>
    <w:rsid w:val="003C110C"/>
    <w:rsid w:val="003C11B0"/>
    <w:rsid w:val="003C11D5"/>
    <w:rsid w:val="003C1418"/>
    <w:rsid w:val="003C1683"/>
    <w:rsid w:val="003C16AE"/>
    <w:rsid w:val="003C16CC"/>
    <w:rsid w:val="003C16D8"/>
    <w:rsid w:val="003C1BEF"/>
    <w:rsid w:val="003C1D4E"/>
    <w:rsid w:val="003C253B"/>
    <w:rsid w:val="003C2969"/>
    <w:rsid w:val="003C2A38"/>
    <w:rsid w:val="003C3031"/>
    <w:rsid w:val="003C37CB"/>
    <w:rsid w:val="003C3CE9"/>
    <w:rsid w:val="003C4A0D"/>
    <w:rsid w:val="003C4C28"/>
    <w:rsid w:val="003C4DAE"/>
    <w:rsid w:val="003C5246"/>
    <w:rsid w:val="003C5753"/>
    <w:rsid w:val="003C58C8"/>
    <w:rsid w:val="003C6526"/>
    <w:rsid w:val="003C65CA"/>
    <w:rsid w:val="003C6A3D"/>
    <w:rsid w:val="003C710D"/>
    <w:rsid w:val="003C7336"/>
    <w:rsid w:val="003C7A34"/>
    <w:rsid w:val="003C7AD1"/>
    <w:rsid w:val="003C7B1B"/>
    <w:rsid w:val="003D0054"/>
    <w:rsid w:val="003D0264"/>
    <w:rsid w:val="003D02F5"/>
    <w:rsid w:val="003D0303"/>
    <w:rsid w:val="003D0ACC"/>
    <w:rsid w:val="003D0D6D"/>
    <w:rsid w:val="003D1A14"/>
    <w:rsid w:val="003D1A22"/>
    <w:rsid w:val="003D1BA1"/>
    <w:rsid w:val="003D2083"/>
    <w:rsid w:val="003D279C"/>
    <w:rsid w:val="003D2C36"/>
    <w:rsid w:val="003D2DC2"/>
    <w:rsid w:val="003D2E09"/>
    <w:rsid w:val="003D311A"/>
    <w:rsid w:val="003D3213"/>
    <w:rsid w:val="003D39A3"/>
    <w:rsid w:val="003D39A7"/>
    <w:rsid w:val="003D3B74"/>
    <w:rsid w:val="003D3DEB"/>
    <w:rsid w:val="003D460D"/>
    <w:rsid w:val="003D4756"/>
    <w:rsid w:val="003D4922"/>
    <w:rsid w:val="003D4AEA"/>
    <w:rsid w:val="003D5741"/>
    <w:rsid w:val="003D5880"/>
    <w:rsid w:val="003D5955"/>
    <w:rsid w:val="003D5AC2"/>
    <w:rsid w:val="003D5C73"/>
    <w:rsid w:val="003D5C85"/>
    <w:rsid w:val="003D5EF5"/>
    <w:rsid w:val="003D608D"/>
    <w:rsid w:val="003D6279"/>
    <w:rsid w:val="003D633A"/>
    <w:rsid w:val="003D6725"/>
    <w:rsid w:val="003D68F1"/>
    <w:rsid w:val="003D6E39"/>
    <w:rsid w:val="003D6E53"/>
    <w:rsid w:val="003D6FDF"/>
    <w:rsid w:val="003D7275"/>
    <w:rsid w:val="003D72D8"/>
    <w:rsid w:val="003D72F9"/>
    <w:rsid w:val="003D7485"/>
    <w:rsid w:val="003D76FA"/>
    <w:rsid w:val="003E0184"/>
    <w:rsid w:val="003E0397"/>
    <w:rsid w:val="003E03A8"/>
    <w:rsid w:val="003E0741"/>
    <w:rsid w:val="003E090F"/>
    <w:rsid w:val="003E0A9D"/>
    <w:rsid w:val="003E0CCD"/>
    <w:rsid w:val="003E1772"/>
    <w:rsid w:val="003E187E"/>
    <w:rsid w:val="003E1E04"/>
    <w:rsid w:val="003E1F8D"/>
    <w:rsid w:val="003E2359"/>
    <w:rsid w:val="003E29D0"/>
    <w:rsid w:val="003E2AB3"/>
    <w:rsid w:val="003E2D1F"/>
    <w:rsid w:val="003E2DF5"/>
    <w:rsid w:val="003E318D"/>
    <w:rsid w:val="003E3738"/>
    <w:rsid w:val="003E4721"/>
    <w:rsid w:val="003E4A94"/>
    <w:rsid w:val="003E4F0A"/>
    <w:rsid w:val="003E4FF7"/>
    <w:rsid w:val="003E5153"/>
    <w:rsid w:val="003E517E"/>
    <w:rsid w:val="003E5587"/>
    <w:rsid w:val="003E56F4"/>
    <w:rsid w:val="003E5724"/>
    <w:rsid w:val="003E5991"/>
    <w:rsid w:val="003E626F"/>
    <w:rsid w:val="003E65F5"/>
    <w:rsid w:val="003E6853"/>
    <w:rsid w:val="003E6EF1"/>
    <w:rsid w:val="003E7AE6"/>
    <w:rsid w:val="003E7B06"/>
    <w:rsid w:val="003E7ED7"/>
    <w:rsid w:val="003F0232"/>
    <w:rsid w:val="003F069C"/>
    <w:rsid w:val="003F2300"/>
    <w:rsid w:val="003F3166"/>
    <w:rsid w:val="003F31AF"/>
    <w:rsid w:val="003F337E"/>
    <w:rsid w:val="003F3DB5"/>
    <w:rsid w:val="003F40E8"/>
    <w:rsid w:val="003F442C"/>
    <w:rsid w:val="003F4592"/>
    <w:rsid w:val="003F4624"/>
    <w:rsid w:val="003F47B2"/>
    <w:rsid w:val="003F5414"/>
    <w:rsid w:val="003F54C3"/>
    <w:rsid w:val="003F564E"/>
    <w:rsid w:val="003F5958"/>
    <w:rsid w:val="003F5FC1"/>
    <w:rsid w:val="003F6176"/>
    <w:rsid w:val="003F631B"/>
    <w:rsid w:val="003F642E"/>
    <w:rsid w:val="003F6ADC"/>
    <w:rsid w:val="003F767F"/>
    <w:rsid w:val="003F79BA"/>
    <w:rsid w:val="003F7F12"/>
    <w:rsid w:val="003F7FCC"/>
    <w:rsid w:val="0040013F"/>
    <w:rsid w:val="004002DF"/>
    <w:rsid w:val="004003C7"/>
    <w:rsid w:val="00400820"/>
    <w:rsid w:val="0040124E"/>
    <w:rsid w:val="00401C15"/>
    <w:rsid w:val="00401D65"/>
    <w:rsid w:val="0040247F"/>
    <w:rsid w:val="004028CF"/>
    <w:rsid w:val="00402C70"/>
    <w:rsid w:val="00402F6A"/>
    <w:rsid w:val="0040309F"/>
    <w:rsid w:val="00403873"/>
    <w:rsid w:val="00403991"/>
    <w:rsid w:val="00404333"/>
    <w:rsid w:val="0040493D"/>
    <w:rsid w:val="00404AA4"/>
    <w:rsid w:val="00404C46"/>
    <w:rsid w:val="00404F29"/>
    <w:rsid w:val="00405422"/>
    <w:rsid w:val="004054C7"/>
    <w:rsid w:val="00405AF5"/>
    <w:rsid w:val="00405D0F"/>
    <w:rsid w:val="00405EA5"/>
    <w:rsid w:val="00406717"/>
    <w:rsid w:val="004068F2"/>
    <w:rsid w:val="00407077"/>
    <w:rsid w:val="004077C3"/>
    <w:rsid w:val="00407CBF"/>
    <w:rsid w:val="00410ABA"/>
    <w:rsid w:val="00410D7B"/>
    <w:rsid w:val="00410FAE"/>
    <w:rsid w:val="00410FF5"/>
    <w:rsid w:val="0041179E"/>
    <w:rsid w:val="0041198D"/>
    <w:rsid w:val="00411EC2"/>
    <w:rsid w:val="00411FB4"/>
    <w:rsid w:val="0041237E"/>
    <w:rsid w:val="00412432"/>
    <w:rsid w:val="00412B08"/>
    <w:rsid w:val="00412B61"/>
    <w:rsid w:val="00412F3D"/>
    <w:rsid w:val="004134EF"/>
    <w:rsid w:val="004135C1"/>
    <w:rsid w:val="00413C24"/>
    <w:rsid w:val="00413C2F"/>
    <w:rsid w:val="00413EE7"/>
    <w:rsid w:val="00413F2B"/>
    <w:rsid w:val="004144E2"/>
    <w:rsid w:val="0041507D"/>
    <w:rsid w:val="004150E3"/>
    <w:rsid w:val="00415113"/>
    <w:rsid w:val="004152BE"/>
    <w:rsid w:val="00415374"/>
    <w:rsid w:val="00415A1B"/>
    <w:rsid w:val="00415AE5"/>
    <w:rsid w:val="00415CA6"/>
    <w:rsid w:val="0041670D"/>
    <w:rsid w:val="00416DAB"/>
    <w:rsid w:val="00417224"/>
    <w:rsid w:val="00417336"/>
    <w:rsid w:val="004173D5"/>
    <w:rsid w:val="00420644"/>
    <w:rsid w:val="004206E0"/>
    <w:rsid w:val="004207F2"/>
    <w:rsid w:val="00420E8A"/>
    <w:rsid w:val="00420FF6"/>
    <w:rsid w:val="0042151D"/>
    <w:rsid w:val="004215F9"/>
    <w:rsid w:val="0042189F"/>
    <w:rsid w:val="00421C14"/>
    <w:rsid w:val="00421D27"/>
    <w:rsid w:val="00421D8F"/>
    <w:rsid w:val="00421F19"/>
    <w:rsid w:val="004222EB"/>
    <w:rsid w:val="0042243B"/>
    <w:rsid w:val="004225DA"/>
    <w:rsid w:val="00422C21"/>
    <w:rsid w:val="0042310D"/>
    <w:rsid w:val="00423129"/>
    <w:rsid w:val="004232A3"/>
    <w:rsid w:val="004235D7"/>
    <w:rsid w:val="004235E8"/>
    <w:rsid w:val="00423756"/>
    <w:rsid w:val="00424204"/>
    <w:rsid w:val="0042425A"/>
    <w:rsid w:val="0042460F"/>
    <w:rsid w:val="00424914"/>
    <w:rsid w:val="00424E82"/>
    <w:rsid w:val="00424F98"/>
    <w:rsid w:val="00425098"/>
    <w:rsid w:val="00425305"/>
    <w:rsid w:val="00425396"/>
    <w:rsid w:val="00425CCD"/>
    <w:rsid w:val="00425DC5"/>
    <w:rsid w:val="00425FD1"/>
    <w:rsid w:val="0042611A"/>
    <w:rsid w:val="00426825"/>
    <w:rsid w:val="00426B26"/>
    <w:rsid w:val="00426B27"/>
    <w:rsid w:val="00426C93"/>
    <w:rsid w:val="004272D4"/>
    <w:rsid w:val="00427DCC"/>
    <w:rsid w:val="0043009D"/>
    <w:rsid w:val="004300AE"/>
    <w:rsid w:val="004305CF"/>
    <w:rsid w:val="004307D9"/>
    <w:rsid w:val="00430A4F"/>
    <w:rsid w:val="00430E41"/>
    <w:rsid w:val="00430F30"/>
    <w:rsid w:val="0043126F"/>
    <w:rsid w:val="00431434"/>
    <w:rsid w:val="00431620"/>
    <w:rsid w:val="00431816"/>
    <w:rsid w:val="004318A5"/>
    <w:rsid w:val="00431913"/>
    <w:rsid w:val="004319C6"/>
    <w:rsid w:val="00432110"/>
    <w:rsid w:val="00432413"/>
    <w:rsid w:val="00432578"/>
    <w:rsid w:val="004327C5"/>
    <w:rsid w:val="00432EA3"/>
    <w:rsid w:val="00433430"/>
    <w:rsid w:val="004334FC"/>
    <w:rsid w:val="00433903"/>
    <w:rsid w:val="00433BD8"/>
    <w:rsid w:val="00433C4E"/>
    <w:rsid w:val="00433DAB"/>
    <w:rsid w:val="00434040"/>
    <w:rsid w:val="00434261"/>
    <w:rsid w:val="0043427A"/>
    <w:rsid w:val="004344F3"/>
    <w:rsid w:val="00434903"/>
    <w:rsid w:val="00434AA6"/>
    <w:rsid w:val="00434C99"/>
    <w:rsid w:val="00435014"/>
    <w:rsid w:val="004350FF"/>
    <w:rsid w:val="0043518E"/>
    <w:rsid w:val="00435249"/>
    <w:rsid w:val="00435943"/>
    <w:rsid w:val="00435959"/>
    <w:rsid w:val="00435EF8"/>
    <w:rsid w:val="00435F39"/>
    <w:rsid w:val="004363F0"/>
    <w:rsid w:val="004364D3"/>
    <w:rsid w:val="004366CE"/>
    <w:rsid w:val="004366D1"/>
    <w:rsid w:val="00436A15"/>
    <w:rsid w:val="00436D80"/>
    <w:rsid w:val="00437302"/>
    <w:rsid w:val="00437321"/>
    <w:rsid w:val="004376F3"/>
    <w:rsid w:val="004379FF"/>
    <w:rsid w:val="004404FF"/>
    <w:rsid w:val="00440991"/>
    <w:rsid w:val="00440B14"/>
    <w:rsid w:val="00440DC3"/>
    <w:rsid w:val="00440F36"/>
    <w:rsid w:val="00441099"/>
    <w:rsid w:val="00441166"/>
    <w:rsid w:val="00441673"/>
    <w:rsid w:val="00441712"/>
    <w:rsid w:val="00441A21"/>
    <w:rsid w:val="00441C2E"/>
    <w:rsid w:val="00441C9F"/>
    <w:rsid w:val="00442076"/>
    <w:rsid w:val="00442122"/>
    <w:rsid w:val="004423AE"/>
    <w:rsid w:val="00442CAC"/>
    <w:rsid w:val="00442FAF"/>
    <w:rsid w:val="00443CAB"/>
    <w:rsid w:val="00443D18"/>
    <w:rsid w:val="004445CB"/>
    <w:rsid w:val="004447AE"/>
    <w:rsid w:val="0044493F"/>
    <w:rsid w:val="00444BAD"/>
    <w:rsid w:val="00445073"/>
    <w:rsid w:val="0044512F"/>
    <w:rsid w:val="00445449"/>
    <w:rsid w:val="004454E6"/>
    <w:rsid w:val="0044567C"/>
    <w:rsid w:val="004458BA"/>
    <w:rsid w:val="00445C1C"/>
    <w:rsid w:val="00445D1D"/>
    <w:rsid w:val="00445E81"/>
    <w:rsid w:val="0044670C"/>
    <w:rsid w:val="0044695F"/>
    <w:rsid w:val="004469A9"/>
    <w:rsid w:val="0044774C"/>
    <w:rsid w:val="004501EA"/>
    <w:rsid w:val="004502E9"/>
    <w:rsid w:val="004502F2"/>
    <w:rsid w:val="004505EE"/>
    <w:rsid w:val="00450844"/>
    <w:rsid w:val="00450BE3"/>
    <w:rsid w:val="00451121"/>
    <w:rsid w:val="004513F0"/>
    <w:rsid w:val="0045161A"/>
    <w:rsid w:val="00451749"/>
    <w:rsid w:val="004517E5"/>
    <w:rsid w:val="004519C4"/>
    <w:rsid w:val="00451B29"/>
    <w:rsid w:val="0045201F"/>
    <w:rsid w:val="004524A1"/>
    <w:rsid w:val="00453063"/>
    <w:rsid w:val="0045338F"/>
    <w:rsid w:val="00453A7F"/>
    <w:rsid w:val="00453F10"/>
    <w:rsid w:val="004549FD"/>
    <w:rsid w:val="00454AF8"/>
    <w:rsid w:val="00454DDC"/>
    <w:rsid w:val="00455132"/>
    <w:rsid w:val="00455B03"/>
    <w:rsid w:val="00455C53"/>
    <w:rsid w:val="00455D62"/>
    <w:rsid w:val="0045614F"/>
    <w:rsid w:val="00456277"/>
    <w:rsid w:val="0045676E"/>
    <w:rsid w:val="004568EF"/>
    <w:rsid w:val="00456F05"/>
    <w:rsid w:val="004575EA"/>
    <w:rsid w:val="004576B6"/>
    <w:rsid w:val="00457D88"/>
    <w:rsid w:val="00460361"/>
    <w:rsid w:val="00461075"/>
    <w:rsid w:val="0046119F"/>
    <w:rsid w:val="00461355"/>
    <w:rsid w:val="00461B27"/>
    <w:rsid w:val="00461F09"/>
    <w:rsid w:val="004621CA"/>
    <w:rsid w:val="00462C71"/>
    <w:rsid w:val="00462EB1"/>
    <w:rsid w:val="004634C2"/>
    <w:rsid w:val="004637D2"/>
    <w:rsid w:val="00463BC5"/>
    <w:rsid w:val="00463CB9"/>
    <w:rsid w:val="00463D00"/>
    <w:rsid w:val="00463D42"/>
    <w:rsid w:val="00463F24"/>
    <w:rsid w:val="00464194"/>
    <w:rsid w:val="004644FD"/>
    <w:rsid w:val="00464521"/>
    <w:rsid w:val="004648FA"/>
    <w:rsid w:val="00464D3B"/>
    <w:rsid w:val="00465020"/>
    <w:rsid w:val="004650BF"/>
    <w:rsid w:val="004651C4"/>
    <w:rsid w:val="00465773"/>
    <w:rsid w:val="00465B6E"/>
    <w:rsid w:val="00466028"/>
    <w:rsid w:val="0046635B"/>
    <w:rsid w:val="00466386"/>
    <w:rsid w:val="00466DB0"/>
    <w:rsid w:val="00466EBA"/>
    <w:rsid w:val="00466F52"/>
    <w:rsid w:val="004678EA"/>
    <w:rsid w:val="00467E01"/>
    <w:rsid w:val="00467FBC"/>
    <w:rsid w:val="004701FE"/>
    <w:rsid w:val="004702DF"/>
    <w:rsid w:val="004702FA"/>
    <w:rsid w:val="004703FC"/>
    <w:rsid w:val="00470DB6"/>
    <w:rsid w:val="00471C81"/>
    <w:rsid w:val="00471F53"/>
    <w:rsid w:val="00471FBF"/>
    <w:rsid w:val="00472051"/>
    <w:rsid w:val="004730D0"/>
    <w:rsid w:val="004731AE"/>
    <w:rsid w:val="0047378E"/>
    <w:rsid w:val="00473BB5"/>
    <w:rsid w:val="00473D43"/>
    <w:rsid w:val="00473DE7"/>
    <w:rsid w:val="00473FB6"/>
    <w:rsid w:val="004742B1"/>
    <w:rsid w:val="004745C3"/>
    <w:rsid w:val="00474992"/>
    <w:rsid w:val="00474A2A"/>
    <w:rsid w:val="004750D3"/>
    <w:rsid w:val="004751D6"/>
    <w:rsid w:val="00475BE4"/>
    <w:rsid w:val="00476015"/>
    <w:rsid w:val="00476783"/>
    <w:rsid w:val="00476C97"/>
    <w:rsid w:val="00476CD2"/>
    <w:rsid w:val="00477038"/>
    <w:rsid w:val="00477859"/>
    <w:rsid w:val="0047789F"/>
    <w:rsid w:val="00477974"/>
    <w:rsid w:val="004779F4"/>
    <w:rsid w:val="00477ABB"/>
    <w:rsid w:val="00477E02"/>
    <w:rsid w:val="00480230"/>
    <w:rsid w:val="00480A99"/>
    <w:rsid w:val="00480E1D"/>
    <w:rsid w:val="00480E3B"/>
    <w:rsid w:val="00481278"/>
    <w:rsid w:val="00481481"/>
    <w:rsid w:val="004815A8"/>
    <w:rsid w:val="00481B2E"/>
    <w:rsid w:val="00481B83"/>
    <w:rsid w:val="00481CBD"/>
    <w:rsid w:val="004825D9"/>
    <w:rsid w:val="00482909"/>
    <w:rsid w:val="00482DE8"/>
    <w:rsid w:val="004830AF"/>
    <w:rsid w:val="004832EF"/>
    <w:rsid w:val="0048341F"/>
    <w:rsid w:val="0048414F"/>
    <w:rsid w:val="0048438F"/>
    <w:rsid w:val="004844FE"/>
    <w:rsid w:val="00484C0E"/>
    <w:rsid w:val="00484C7A"/>
    <w:rsid w:val="00484F7E"/>
    <w:rsid w:val="00485603"/>
    <w:rsid w:val="00485727"/>
    <w:rsid w:val="0048595E"/>
    <w:rsid w:val="00485962"/>
    <w:rsid w:val="00485A24"/>
    <w:rsid w:val="00485AA5"/>
    <w:rsid w:val="00485B6A"/>
    <w:rsid w:val="00485D98"/>
    <w:rsid w:val="00486469"/>
    <w:rsid w:val="00486473"/>
    <w:rsid w:val="00486A6D"/>
    <w:rsid w:val="00486F00"/>
    <w:rsid w:val="004870F9"/>
    <w:rsid w:val="0048712F"/>
    <w:rsid w:val="0048724C"/>
    <w:rsid w:val="00487571"/>
    <w:rsid w:val="00487CD7"/>
    <w:rsid w:val="00491707"/>
    <w:rsid w:val="00491913"/>
    <w:rsid w:val="00491A04"/>
    <w:rsid w:val="0049200A"/>
    <w:rsid w:val="004922BE"/>
    <w:rsid w:val="00492AB6"/>
    <w:rsid w:val="00492D46"/>
    <w:rsid w:val="004932B1"/>
    <w:rsid w:val="0049399C"/>
    <w:rsid w:val="00493D41"/>
    <w:rsid w:val="00493F82"/>
    <w:rsid w:val="00494174"/>
    <w:rsid w:val="004942D9"/>
    <w:rsid w:val="004944AB"/>
    <w:rsid w:val="004956CD"/>
    <w:rsid w:val="00495829"/>
    <w:rsid w:val="004958E9"/>
    <w:rsid w:val="0049598F"/>
    <w:rsid w:val="00495D39"/>
    <w:rsid w:val="00495F3D"/>
    <w:rsid w:val="00495FEA"/>
    <w:rsid w:val="0049626C"/>
    <w:rsid w:val="00496453"/>
    <w:rsid w:val="0049651E"/>
    <w:rsid w:val="00496983"/>
    <w:rsid w:val="00496D7B"/>
    <w:rsid w:val="00497155"/>
    <w:rsid w:val="0049746A"/>
    <w:rsid w:val="004975CC"/>
    <w:rsid w:val="00497894"/>
    <w:rsid w:val="004979A0"/>
    <w:rsid w:val="004A01A0"/>
    <w:rsid w:val="004A03DF"/>
    <w:rsid w:val="004A05D1"/>
    <w:rsid w:val="004A05DA"/>
    <w:rsid w:val="004A05DE"/>
    <w:rsid w:val="004A0A24"/>
    <w:rsid w:val="004A0F7E"/>
    <w:rsid w:val="004A11F2"/>
    <w:rsid w:val="004A13ED"/>
    <w:rsid w:val="004A1914"/>
    <w:rsid w:val="004A1BB1"/>
    <w:rsid w:val="004A20BA"/>
    <w:rsid w:val="004A25C8"/>
    <w:rsid w:val="004A265A"/>
    <w:rsid w:val="004A2884"/>
    <w:rsid w:val="004A2CFD"/>
    <w:rsid w:val="004A37F2"/>
    <w:rsid w:val="004A39F3"/>
    <w:rsid w:val="004A3BB6"/>
    <w:rsid w:val="004A3BFC"/>
    <w:rsid w:val="004A3F55"/>
    <w:rsid w:val="004A4B15"/>
    <w:rsid w:val="004A511A"/>
    <w:rsid w:val="004A5158"/>
    <w:rsid w:val="004A5A5B"/>
    <w:rsid w:val="004A6AFB"/>
    <w:rsid w:val="004A6CE7"/>
    <w:rsid w:val="004A6E54"/>
    <w:rsid w:val="004A7315"/>
    <w:rsid w:val="004A7583"/>
    <w:rsid w:val="004A7ADC"/>
    <w:rsid w:val="004A7CD8"/>
    <w:rsid w:val="004A7F20"/>
    <w:rsid w:val="004B020F"/>
    <w:rsid w:val="004B04BD"/>
    <w:rsid w:val="004B0E87"/>
    <w:rsid w:val="004B0F74"/>
    <w:rsid w:val="004B2C89"/>
    <w:rsid w:val="004B33E4"/>
    <w:rsid w:val="004B3890"/>
    <w:rsid w:val="004B3E2E"/>
    <w:rsid w:val="004B451B"/>
    <w:rsid w:val="004B4550"/>
    <w:rsid w:val="004B4886"/>
    <w:rsid w:val="004B4E12"/>
    <w:rsid w:val="004B510F"/>
    <w:rsid w:val="004B556F"/>
    <w:rsid w:val="004B55CA"/>
    <w:rsid w:val="004B56D0"/>
    <w:rsid w:val="004B57AD"/>
    <w:rsid w:val="004B6582"/>
    <w:rsid w:val="004B6699"/>
    <w:rsid w:val="004B6BDE"/>
    <w:rsid w:val="004B6E0A"/>
    <w:rsid w:val="004B7841"/>
    <w:rsid w:val="004B7CFA"/>
    <w:rsid w:val="004B7D24"/>
    <w:rsid w:val="004B7D4C"/>
    <w:rsid w:val="004C0066"/>
    <w:rsid w:val="004C030F"/>
    <w:rsid w:val="004C0633"/>
    <w:rsid w:val="004C09C7"/>
    <w:rsid w:val="004C0BCD"/>
    <w:rsid w:val="004C1296"/>
    <w:rsid w:val="004C19BE"/>
    <w:rsid w:val="004C1A75"/>
    <w:rsid w:val="004C1BA1"/>
    <w:rsid w:val="004C1FE2"/>
    <w:rsid w:val="004C219B"/>
    <w:rsid w:val="004C24FD"/>
    <w:rsid w:val="004C2546"/>
    <w:rsid w:val="004C26A7"/>
    <w:rsid w:val="004C2869"/>
    <w:rsid w:val="004C2FCC"/>
    <w:rsid w:val="004C3611"/>
    <w:rsid w:val="004C379C"/>
    <w:rsid w:val="004C3DD7"/>
    <w:rsid w:val="004C4016"/>
    <w:rsid w:val="004C4826"/>
    <w:rsid w:val="004C4ADA"/>
    <w:rsid w:val="004C4C20"/>
    <w:rsid w:val="004C4C52"/>
    <w:rsid w:val="004C4DAD"/>
    <w:rsid w:val="004C4F2F"/>
    <w:rsid w:val="004C52BD"/>
    <w:rsid w:val="004C5499"/>
    <w:rsid w:val="004C55BC"/>
    <w:rsid w:val="004C59C0"/>
    <w:rsid w:val="004C5F4C"/>
    <w:rsid w:val="004C5FD6"/>
    <w:rsid w:val="004C60A3"/>
    <w:rsid w:val="004C6239"/>
    <w:rsid w:val="004C662A"/>
    <w:rsid w:val="004C68C7"/>
    <w:rsid w:val="004C694B"/>
    <w:rsid w:val="004C7243"/>
    <w:rsid w:val="004C74AD"/>
    <w:rsid w:val="004C7D66"/>
    <w:rsid w:val="004D01B9"/>
    <w:rsid w:val="004D0771"/>
    <w:rsid w:val="004D0C81"/>
    <w:rsid w:val="004D0DEE"/>
    <w:rsid w:val="004D0EDB"/>
    <w:rsid w:val="004D0FAB"/>
    <w:rsid w:val="004D1242"/>
    <w:rsid w:val="004D13F7"/>
    <w:rsid w:val="004D145C"/>
    <w:rsid w:val="004D18E4"/>
    <w:rsid w:val="004D1E18"/>
    <w:rsid w:val="004D23CC"/>
    <w:rsid w:val="004D2402"/>
    <w:rsid w:val="004D2487"/>
    <w:rsid w:val="004D2663"/>
    <w:rsid w:val="004D2AC5"/>
    <w:rsid w:val="004D2CA5"/>
    <w:rsid w:val="004D2E07"/>
    <w:rsid w:val="004D35EE"/>
    <w:rsid w:val="004D3869"/>
    <w:rsid w:val="004D3941"/>
    <w:rsid w:val="004D394F"/>
    <w:rsid w:val="004D3D52"/>
    <w:rsid w:val="004D425A"/>
    <w:rsid w:val="004D4737"/>
    <w:rsid w:val="004D48B5"/>
    <w:rsid w:val="004D4BF7"/>
    <w:rsid w:val="004D4F2A"/>
    <w:rsid w:val="004D4F90"/>
    <w:rsid w:val="004D51B0"/>
    <w:rsid w:val="004D59C8"/>
    <w:rsid w:val="004D6FC1"/>
    <w:rsid w:val="004D707F"/>
    <w:rsid w:val="004D713F"/>
    <w:rsid w:val="004D727E"/>
    <w:rsid w:val="004D7562"/>
    <w:rsid w:val="004D7D57"/>
    <w:rsid w:val="004E055C"/>
    <w:rsid w:val="004E05B1"/>
    <w:rsid w:val="004E0990"/>
    <w:rsid w:val="004E09F5"/>
    <w:rsid w:val="004E0C32"/>
    <w:rsid w:val="004E0FD1"/>
    <w:rsid w:val="004E122B"/>
    <w:rsid w:val="004E17FB"/>
    <w:rsid w:val="004E1C49"/>
    <w:rsid w:val="004E1E85"/>
    <w:rsid w:val="004E1F8E"/>
    <w:rsid w:val="004E21A5"/>
    <w:rsid w:val="004E3438"/>
    <w:rsid w:val="004E4479"/>
    <w:rsid w:val="004E4649"/>
    <w:rsid w:val="004E49FF"/>
    <w:rsid w:val="004E4A2F"/>
    <w:rsid w:val="004E4B01"/>
    <w:rsid w:val="004E533A"/>
    <w:rsid w:val="004E5CDE"/>
    <w:rsid w:val="004E5F1D"/>
    <w:rsid w:val="004E6044"/>
    <w:rsid w:val="004E6094"/>
    <w:rsid w:val="004E634A"/>
    <w:rsid w:val="004E6406"/>
    <w:rsid w:val="004E6445"/>
    <w:rsid w:val="004E67D7"/>
    <w:rsid w:val="004E69C2"/>
    <w:rsid w:val="004E6E66"/>
    <w:rsid w:val="004E7088"/>
    <w:rsid w:val="004E7091"/>
    <w:rsid w:val="004E70E9"/>
    <w:rsid w:val="004E725D"/>
    <w:rsid w:val="004E7675"/>
    <w:rsid w:val="004E78C7"/>
    <w:rsid w:val="004E78FC"/>
    <w:rsid w:val="004E7E3A"/>
    <w:rsid w:val="004E7E4F"/>
    <w:rsid w:val="004E7F0E"/>
    <w:rsid w:val="004F00A3"/>
    <w:rsid w:val="004F00B6"/>
    <w:rsid w:val="004F01AF"/>
    <w:rsid w:val="004F0255"/>
    <w:rsid w:val="004F0CE6"/>
    <w:rsid w:val="004F0D54"/>
    <w:rsid w:val="004F0E89"/>
    <w:rsid w:val="004F1433"/>
    <w:rsid w:val="004F18E4"/>
    <w:rsid w:val="004F1B57"/>
    <w:rsid w:val="004F1C91"/>
    <w:rsid w:val="004F28F5"/>
    <w:rsid w:val="004F2AE9"/>
    <w:rsid w:val="004F2B47"/>
    <w:rsid w:val="004F2D1D"/>
    <w:rsid w:val="004F2F2F"/>
    <w:rsid w:val="004F308F"/>
    <w:rsid w:val="004F33E7"/>
    <w:rsid w:val="004F3C71"/>
    <w:rsid w:val="004F4103"/>
    <w:rsid w:val="004F421B"/>
    <w:rsid w:val="004F4583"/>
    <w:rsid w:val="004F4602"/>
    <w:rsid w:val="004F4946"/>
    <w:rsid w:val="004F49D8"/>
    <w:rsid w:val="004F4A86"/>
    <w:rsid w:val="004F4C7A"/>
    <w:rsid w:val="004F4EC3"/>
    <w:rsid w:val="004F501A"/>
    <w:rsid w:val="004F501C"/>
    <w:rsid w:val="004F53B1"/>
    <w:rsid w:val="004F57C2"/>
    <w:rsid w:val="004F58D4"/>
    <w:rsid w:val="004F5BA9"/>
    <w:rsid w:val="004F5DA6"/>
    <w:rsid w:val="004F66A9"/>
    <w:rsid w:val="004F66FA"/>
    <w:rsid w:val="004F7E5B"/>
    <w:rsid w:val="004F7F18"/>
    <w:rsid w:val="0050004C"/>
    <w:rsid w:val="00500056"/>
    <w:rsid w:val="00500264"/>
    <w:rsid w:val="00500294"/>
    <w:rsid w:val="005013EB"/>
    <w:rsid w:val="0050140D"/>
    <w:rsid w:val="00501517"/>
    <w:rsid w:val="005020FE"/>
    <w:rsid w:val="005021DF"/>
    <w:rsid w:val="00502652"/>
    <w:rsid w:val="0050272F"/>
    <w:rsid w:val="00502CA2"/>
    <w:rsid w:val="00503026"/>
    <w:rsid w:val="0050306E"/>
    <w:rsid w:val="005031C6"/>
    <w:rsid w:val="00503203"/>
    <w:rsid w:val="00503209"/>
    <w:rsid w:val="0050335B"/>
    <w:rsid w:val="005035E5"/>
    <w:rsid w:val="005035EB"/>
    <w:rsid w:val="00503695"/>
    <w:rsid w:val="00503941"/>
    <w:rsid w:val="00503AC2"/>
    <w:rsid w:val="00503BA2"/>
    <w:rsid w:val="00503D79"/>
    <w:rsid w:val="00504603"/>
    <w:rsid w:val="00504CEE"/>
    <w:rsid w:val="00505358"/>
    <w:rsid w:val="005057AD"/>
    <w:rsid w:val="00506ADB"/>
    <w:rsid w:val="00506B61"/>
    <w:rsid w:val="005073AD"/>
    <w:rsid w:val="00507979"/>
    <w:rsid w:val="00507A01"/>
    <w:rsid w:val="00507E73"/>
    <w:rsid w:val="005100F6"/>
    <w:rsid w:val="0051013D"/>
    <w:rsid w:val="005102F6"/>
    <w:rsid w:val="00510875"/>
    <w:rsid w:val="00510B6A"/>
    <w:rsid w:val="00511003"/>
    <w:rsid w:val="005110CD"/>
    <w:rsid w:val="00511969"/>
    <w:rsid w:val="00511EAF"/>
    <w:rsid w:val="00511F57"/>
    <w:rsid w:val="005120A9"/>
    <w:rsid w:val="00512510"/>
    <w:rsid w:val="005125F8"/>
    <w:rsid w:val="005127B3"/>
    <w:rsid w:val="0051298F"/>
    <w:rsid w:val="005129A8"/>
    <w:rsid w:val="00512D71"/>
    <w:rsid w:val="00513832"/>
    <w:rsid w:val="00513A69"/>
    <w:rsid w:val="00513C77"/>
    <w:rsid w:val="00513C95"/>
    <w:rsid w:val="00514039"/>
    <w:rsid w:val="005140C8"/>
    <w:rsid w:val="0051475B"/>
    <w:rsid w:val="00514944"/>
    <w:rsid w:val="00514BCA"/>
    <w:rsid w:val="00514D34"/>
    <w:rsid w:val="00514DA8"/>
    <w:rsid w:val="00514EC3"/>
    <w:rsid w:val="00515D49"/>
    <w:rsid w:val="00515E92"/>
    <w:rsid w:val="005162B4"/>
    <w:rsid w:val="00516974"/>
    <w:rsid w:val="00516A88"/>
    <w:rsid w:val="0051722F"/>
    <w:rsid w:val="005174B0"/>
    <w:rsid w:val="00517B41"/>
    <w:rsid w:val="00517C2F"/>
    <w:rsid w:val="005200A6"/>
    <w:rsid w:val="0052034C"/>
    <w:rsid w:val="00520F1F"/>
    <w:rsid w:val="00520F38"/>
    <w:rsid w:val="0052163C"/>
    <w:rsid w:val="00521D8D"/>
    <w:rsid w:val="00522088"/>
    <w:rsid w:val="00522213"/>
    <w:rsid w:val="00522A48"/>
    <w:rsid w:val="00522D11"/>
    <w:rsid w:val="00522D47"/>
    <w:rsid w:val="00522D5F"/>
    <w:rsid w:val="00522FCE"/>
    <w:rsid w:val="00523167"/>
    <w:rsid w:val="005232EA"/>
    <w:rsid w:val="005236C5"/>
    <w:rsid w:val="00523AA5"/>
    <w:rsid w:val="005242C4"/>
    <w:rsid w:val="0052482F"/>
    <w:rsid w:val="00524A5E"/>
    <w:rsid w:val="00525359"/>
    <w:rsid w:val="0052563D"/>
    <w:rsid w:val="00525778"/>
    <w:rsid w:val="0052579F"/>
    <w:rsid w:val="00525F15"/>
    <w:rsid w:val="00525FA9"/>
    <w:rsid w:val="0052617C"/>
    <w:rsid w:val="00526258"/>
    <w:rsid w:val="00526282"/>
    <w:rsid w:val="00526296"/>
    <w:rsid w:val="005263C1"/>
    <w:rsid w:val="00526503"/>
    <w:rsid w:val="005266CE"/>
    <w:rsid w:val="00526798"/>
    <w:rsid w:val="005267C2"/>
    <w:rsid w:val="005268CA"/>
    <w:rsid w:val="00526949"/>
    <w:rsid w:val="00526BB4"/>
    <w:rsid w:val="00526BD6"/>
    <w:rsid w:val="005275FB"/>
    <w:rsid w:val="00527A04"/>
    <w:rsid w:val="00527A6C"/>
    <w:rsid w:val="00530071"/>
    <w:rsid w:val="00530B94"/>
    <w:rsid w:val="00530BC3"/>
    <w:rsid w:val="0053107E"/>
    <w:rsid w:val="0053156C"/>
    <w:rsid w:val="00532408"/>
    <w:rsid w:val="0053292F"/>
    <w:rsid w:val="00532AD7"/>
    <w:rsid w:val="00532ADC"/>
    <w:rsid w:val="00532EC2"/>
    <w:rsid w:val="00533295"/>
    <w:rsid w:val="005334AE"/>
    <w:rsid w:val="005336A6"/>
    <w:rsid w:val="005337F4"/>
    <w:rsid w:val="005339F2"/>
    <w:rsid w:val="00533E84"/>
    <w:rsid w:val="00533ED2"/>
    <w:rsid w:val="00534539"/>
    <w:rsid w:val="005349E6"/>
    <w:rsid w:val="00534A0D"/>
    <w:rsid w:val="00534E6C"/>
    <w:rsid w:val="005354E2"/>
    <w:rsid w:val="00535BAE"/>
    <w:rsid w:val="00535F0D"/>
    <w:rsid w:val="00536924"/>
    <w:rsid w:val="005369C5"/>
    <w:rsid w:val="00536E6F"/>
    <w:rsid w:val="005370EB"/>
    <w:rsid w:val="005370EC"/>
    <w:rsid w:val="0053751C"/>
    <w:rsid w:val="0053766F"/>
    <w:rsid w:val="00537690"/>
    <w:rsid w:val="005400F9"/>
    <w:rsid w:val="00540CDA"/>
    <w:rsid w:val="00540DB2"/>
    <w:rsid w:val="00540F14"/>
    <w:rsid w:val="0054173A"/>
    <w:rsid w:val="00541C5F"/>
    <w:rsid w:val="00541ED2"/>
    <w:rsid w:val="005429F8"/>
    <w:rsid w:val="00542A11"/>
    <w:rsid w:val="00542A39"/>
    <w:rsid w:val="00542A48"/>
    <w:rsid w:val="00542B20"/>
    <w:rsid w:val="00542C91"/>
    <w:rsid w:val="00542F23"/>
    <w:rsid w:val="00542FB7"/>
    <w:rsid w:val="00543486"/>
    <w:rsid w:val="005434D9"/>
    <w:rsid w:val="00543BBE"/>
    <w:rsid w:val="00543ED3"/>
    <w:rsid w:val="00543F21"/>
    <w:rsid w:val="0054402A"/>
    <w:rsid w:val="005441E6"/>
    <w:rsid w:val="00544A61"/>
    <w:rsid w:val="0054579A"/>
    <w:rsid w:val="00545DCA"/>
    <w:rsid w:val="00545F3E"/>
    <w:rsid w:val="00546399"/>
    <w:rsid w:val="005463EA"/>
    <w:rsid w:val="00546F01"/>
    <w:rsid w:val="00547AF1"/>
    <w:rsid w:val="0055001F"/>
    <w:rsid w:val="00550270"/>
    <w:rsid w:val="00550704"/>
    <w:rsid w:val="005508CD"/>
    <w:rsid w:val="00550A90"/>
    <w:rsid w:val="00550B24"/>
    <w:rsid w:val="00550DE1"/>
    <w:rsid w:val="00551129"/>
    <w:rsid w:val="00551693"/>
    <w:rsid w:val="00551C37"/>
    <w:rsid w:val="00551C67"/>
    <w:rsid w:val="00551DE4"/>
    <w:rsid w:val="00551F4E"/>
    <w:rsid w:val="00552267"/>
    <w:rsid w:val="005529EA"/>
    <w:rsid w:val="00552A2E"/>
    <w:rsid w:val="00552BEF"/>
    <w:rsid w:val="00552E38"/>
    <w:rsid w:val="00552ECD"/>
    <w:rsid w:val="00553007"/>
    <w:rsid w:val="0055342C"/>
    <w:rsid w:val="0055366B"/>
    <w:rsid w:val="00553EB7"/>
    <w:rsid w:val="005541A4"/>
    <w:rsid w:val="005543E0"/>
    <w:rsid w:val="0055453A"/>
    <w:rsid w:val="00554BE6"/>
    <w:rsid w:val="0055597A"/>
    <w:rsid w:val="00555A9F"/>
    <w:rsid w:val="00555F20"/>
    <w:rsid w:val="00556075"/>
    <w:rsid w:val="0055624B"/>
    <w:rsid w:val="00556C67"/>
    <w:rsid w:val="00556D50"/>
    <w:rsid w:val="00557265"/>
    <w:rsid w:val="00557377"/>
    <w:rsid w:val="00557519"/>
    <w:rsid w:val="005577FB"/>
    <w:rsid w:val="005601F8"/>
    <w:rsid w:val="00560439"/>
    <w:rsid w:val="005606F6"/>
    <w:rsid w:val="00560882"/>
    <w:rsid w:val="005614C9"/>
    <w:rsid w:val="005614D8"/>
    <w:rsid w:val="005616E2"/>
    <w:rsid w:val="00561B26"/>
    <w:rsid w:val="0056213C"/>
    <w:rsid w:val="005623AF"/>
    <w:rsid w:val="00562883"/>
    <w:rsid w:val="005629BD"/>
    <w:rsid w:val="00562B5F"/>
    <w:rsid w:val="00562DAA"/>
    <w:rsid w:val="0056301C"/>
    <w:rsid w:val="00563094"/>
    <w:rsid w:val="005632AF"/>
    <w:rsid w:val="00563464"/>
    <w:rsid w:val="005638DA"/>
    <w:rsid w:val="00563F4F"/>
    <w:rsid w:val="00564751"/>
    <w:rsid w:val="00564C90"/>
    <w:rsid w:val="00564E54"/>
    <w:rsid w:val="00565016"/>
    <w:rsid w:val="005658A8"/>
    <w:rsid w:val="00566199"/>
    <w:rsid w:val="0056619C"/>
    <w:rsid w:val="00566F04"/>
    <w:rsid w:val="0056757C"/>
    <w:rsid w:val="00567AE7"/>
    <w:rsid w:val="00567B72"/>
    <w:rsid w:val="00567E93"/>
    <w:rsid w:val="005703C5"/>
    <w:rsid w:val="00570649"/>
    <w:rsid w:val="00570B81"/>
    <w:rsid w:val="0057121E"/>
    <w:rsid w:val="00571769"/>
    <w:rsid w:val="00571A30"/>
    <w:rsid w:val="00571F5F"/>
    <w:rsid w:val="005722C0"/>
    <w:rsid w:val="00572340"/>
    <w:rsid w:val="00572CD4"/>
    <w:rsid w:val="0057345A"/>
    <w:rsid w:val="005736C0"/>
    <w:rsid w:val="0057413E"/>
    <w:rsid w:val="0057463C"/>
    <w:rsid w:val="005746EB"/>
    <w:rsid w:val="00574704"/>
    <w:rsid w:val="005749A0"/>
    <w:rsid w:val="00574C63"/>
    <w:rsid w:val="005750B1"/>
    <w:rsid w:val="005751DB"/>
    <w:rsid w:val="0057550D"/>
    <w:rsid w:val="005756B2"/>
    <w:rsid w:val="0057581C"/>
    <w:rsid w:val="0057586B"/>
    <w:rsid w:val="0057599C"/>
    <w:rsid w:val="00575EF5"/>
    <w:rsid w:val="00575F86"/>
    <w:rsid w:val="00576445"/>
    <w:rsid w:val="00576967"/>
    <w:rsid w:val="00576AA8"/>
    <w:rsid w:val="00576BB8"/>
    <w:rsid w:val="00576C26"/>
    <w:rsid w:val="00576EE1"/>
    <w:rsid w:val="00576F15"/>
    <w:rsid w:val="00577271"/>
    <w:rsid w:val="005772BF"/>
    <w:rsid w:val="0057736E"/>
    <w:rsid w:val="00577386"/>
    <w:rsid w:val="00577CE4"/>
    <w:rsid w:val="00577CF8"/>
    <w:rsid w:val="00577F4A"/>
    <w:rsid w:val="00580456"/>
    <w:rsid w:val="00580923"/>
    <w:rsid w:val="00580E41"/>
    <w:rsid w:val="00581877"/>
    <w:rsid w:val="0058189D"/>
    <w:rsid w:val="0058272B"/>
    <w:rsid w:val="0058280A"/>
    <w:rsid w:val="00582D83"/>
    <w:rsid w:val="00582DEB"/>
    <w:rsid w:val="00582FC1"/>
    <w:rsid w:val="00583232"/>
    <w:rsid w:val="00583330"/>
    <w:rsid w:val="0058343B"/>
    <w:rsid w:val="0058373F"/>
    <w:rsid w:val="00583A03"/>
    <w:rsid w:val="00583B7A"/>
    <w:rsid w:val="00583CB2"/>
    <w:rsid w:val="00583E7F"/>
    <w:rsid w:val="0058402E"/>
    <w:rsid w:val="005843AB"/>
    <w:rsid w:val="00584A1D"/>
    <w:rsid w:val="00584AEC"/>
    <w:rsid w:val="00585C42"/>
    <w:rsid w:val="005866AF"/>
    <w:rsid w:val="005868EA"/>
    <w:rsid w:val="00586960"/>
    <w:rsid w:val="00586CFC"/>
    <w:rsid w:val="00586F7B"/>
    <w:rsid w:val="0058735F"/>
    <w:rsid w:val="00587C9D"/>
    <w:rsid w:val="0059027F"/>
    <w:rsid w:val="005908F5"/>
    <w:rsid w:val="005909D9"/>
    <w:rsid w:val="005910EE"/>
    <w:rsid w:val="00591238"/>
    <w:rsid w:val="00591441"/>
    <w:rsid w:val="00591550"/>
    <w:rsid w:val="005915AE"/>
    <w:rsid w:val="0059189A"/>
    <w:rsid w:val="00591A3A"/>
    <w:rsid w:val="00591D2F"/>
    <w:rsid w:val="00591DFA"/>
    <w:rsid w:val="00592423"/>
    <w:rsid w:val="00592559"/>
    <w:rsid w:val="005925E6"/>
    <w:rsid w:val="005925EE"/>
    <w:rsid w:val="00592B46"/>
    <w:rsid w:val="00592D4E"/>
    <w:rsid w:val="005931D8"/>
    <w:rsid w:val="00593257"/>
    <w:rsid w:val="005935AF"/>
    <w:rsid w:val="00593FDD"/>
    <w:rsid w:val="00594407"/>
    <w:rsid w:val="005945A5"/>
    <w:rsid w:val="00594701"/>
    <w:rsid w:val="0059484D"/>
    <w:rsid w:val="00595476"/>
    <w:rsid w:val="00595614"/>
    <w:rsid w:val="00595CD0"/>
    <w:rsid w:val="0059611A"/>
    <w:rsid w:val="00596505"/>
    <w:rsid w:val="00596876"/>
    <w:rsid w:val="00596C30"/>
    <w:rsid w:val="00596FAB"/>
    <w:rsid w:val="00597A0E"/>
    <w:rsid w:val="00597D9F"/>
    <w:rsid w:val="005A0291"/>
    <w:rsid w:val="005A0708"/>
    <w:rsid w:val="005A0A09"/>
    <w:rsid w:val="005A0A5B"/>
    <w:rsid w:val="005A0CEB"/>
    <w:rsid w:val="005A1346"/>
    <w:rsid w:val="005A14C9"/>
    <w:rsid w:val="005A1552"/>
    <w:rsid w:val="005A19E6"/>
    <w:rsid w:val="005A1E35"/>
    <w:rsid w:val="005A1E96"/>
    <w:rsid w:val="005A2086"/>
    <w:rsid w:val="005A22D0"/>
    <w:rsid w:val="005A235C"/>
    <w:rsid w:val="005A2438"/>
    <w:rsid w:val="005A2853"/>
    <w:rsid w:val="005A2AA7"/>
    <w:rsid w:val="005A2B4F"/>
    <w:rsid w:val="005A2CAF"/>
    <w:rsid w:val="005A3101"/>
    <w:rsid w:val="005A35AF"/>
    <w:rsid w:val="005A3E83"/>
    <w:rsid w:val="005A44AB"/>
    <w:rsid w:val="005A4701"/>
    <w:rsid w:val="005A4A88"/>
    <w:rsid w:val="005A5281"/>
    <w:rsid w:val="005A5591"/>
    <w:rsid w:val="005A573F"/>
    <w:rsid w:val="005A57D8"/>
    <w:rsid w:val="005A59EC"/>
    <w:rsid w:val="005A5B28"/>
    <w:rsid w:val="005A5E3E"/>
    <w:rsid w:val="005A5F38"/>
    <w:rsid w:val="005A6209"/>
    <w:rsid w:val="005A6675"/>
    <w:rsid w:val="005A6902"/>
    <w:rsid w:val="005A6ABD"/>
    <w:rsid w:val="005A70C5"/>
    <w:rsid w:val="005A758C"/>
    <w:rsid w:val="005A7741"/>
    <w:rsid w:val="005A7B70"/>
    <w:rsid w:val="005B0557"/>
    <w:rsid w:val="005B0A4C"/>
    <w:rsid w:val="005B0A6D"/>
    <w:rsid w:val="005B107F"/>
    <w:rsid w:val="005B1193"/>
    <w:rsid w:val="005B12EB"/>
    <w:rsid w:val="005B1ACD"/>
    <w:rsid w:val="005B1DE0"/>
    <w:rsid w:val="005B1F6A"/>
    <w:rsid w:val="005B2A8A"/>
    <w:rsid w:val="005B350D"/>
    <w:rsid w:val="005B36D5"/>
    <w:rsid w:val="005B3C29"/>
    <w:rsid w:val="005B3CD3"/>
    <w:rsid w:val="005B481E"/>
    <w:rsid w:val="005B52FC"/>
    <w:rsid w:val="005B571C"/>
    <w:rsid w:val="005B57EB"/>
    <w:rsid w:val="005B5A5A"/>
    <w:rsid w:val="005B5B7D"/>
    <w:rsid w:val="005B5F27"/>
    <w:rsid w:val="005B6545"/>
    <w:rsid w:val="005B6A95"/>
    <w:rsid w:val="005B6CF5"/>
    <w:rsid w:val="005B6D96"/>
    <w:rsid w:val="005B6E15"/>
    <w:rsid w:val="005B72D5"/>
    <w:rsid w:val="005B7541"/>
    <w:rsid w:val="005B757B"/>
    <w:rsid w:val="005B7D0C"/>
    <w:rsid w:val="005C04ED"/>
    <w:rsid w:val="005C0CD8"/>
    <w:rsid w:val="005C11ED"/>
    <w:rsid w:val="005C1E7B"/>
    <w:rsid w:val="005C1FCE"/>
    <w:rsid w:val="005C20E2"/>
    <w:rsid w:val="005C2119"/>
    <w:rsid w:val="005C22CB"/>
    <w:rsid w:val="005C2318"/>
    <w:rsid w:val="005C260B"/>
    <w:rsid w:val="005C2989"/>
    <w:rsid w:val="005C2CAA"/>
    <w:rsid w:val="005C2D91"/>
    <w:rsid w:val="005C2EAC"/>
    <w:rsid w:val="005C2EC6"/>
    <w:rsid w:val="005C3041"/>
    <w:rsid w:val="005C3078"/>
    <w:rsid w:val="005C30A7"/>
    <w:rsid w:val="005C365A"/>
    <w:rsid w:val="005C36ED"/>
    <w:rsid w:val="005C387A"/>
    <w:rsid w:val="005C3AC4"/>
    <w:rsid w:val="005C3E5D"/>
    <w:rsid w:val="005C4247"/>
    <w:rsid w:val="005C42CE"/>
    <w:rsid w:val="005C42F2"/>
    <w:rsid w:val="005C43C0"/>
    <w:rsid w:val="005C45E2"/>
    <w:rsid w:val="005C4A6F"/>
    <w:rsid w:val="005C4D5C"/>
    <w:rsid w:val="005C4E24"/>
    <w:rsid w:val="005C54C7"/>
    <w:rsid w:val="005C5DA2"/>
    <w:rsid w:val="005C6636"/>
    <w:rsid w:val="005C66DA"/>
    <w:rsid w:val="005C6B07"/>
    <w:rsid w:val="005C70FF"/>
    <w:rsid w:val="005C71E6"/>
    <w:rsid w:val="005C75AE"/>
    <w:rsid w:val="005C784D"/>
    <w:rsid w:val="005C7D07"/>
    <w:rsid w:val="005C7ED5"/>
    <w:rsid w:val="005C7F4F"/>
    <w:rsid w:val="005C7F7B"/>
    <w:rsid w:val="005C7FCB"/>
    <w:rsid w:val="005D013C"/>
    <w:rsid w:val="005D01F4"/>
    <w:rsid w:val="005D0251"/>
    <w:rsid w:val="005D06AC"/>
    <w:rsid w:val="005D0802"/>
    <w:rsid w:val="005D08E9"/>
    <w:rsid w:val="005D0A9C"/>
    <w:rsid w:val="005D0AF1"/>
    <w:rsid w:val="005D0B43"/>
    <w:rsid w:val="005D0E7D"/>
    <w:rsid w:val="005D0EEB"/>
    <w:rsid w:val="005D11C6"/>
    <w:rsid w:val="005D1235"/>
    <w:rsid w:val="005D1383"/>
    <w:rsid w:val="005D149F"/>
    <w:rsid w:val="005D15A6"/>
    <w:rsid w:val="005D1ECC"/>
    <w:rsid w:val="005D42C2"/>
    <w:rsid w:val="005D437D"/>
    <w:rsid w:val="005D4381"/>
    <w:rsid w:val="005D45FF"/>
    <w:rsid w:val="005D4622"/>
    <w:rsid w:val="005D4733"/>
    <w:rsid w:val="005D4F7D"/>
    <w:rsid w:val="005D5234"/>
    <w:rsid w:val="005D5479"/>
    <w:rsid w:val="005D568D"/>
    <w:rsid w:val="005D5C96"/>
    <w:rsid w:val="005D6607"/>
    <w:rsid w:val="005D6B76"/>
    <w:rsid w:val="005D721B"/>
    <w:rsid w:val="005D761E"/>
    <w:rsid w:val="005D7D14"/>
    <w:rsid w:val="005D7EEC"/>
    <w:rsid w:val="005D7F9C"/>
    <w:rsid w:val="005E05E6"/>
    <w:rsid w:val="005E0631"/>
    <w:rsid w:val="005E0B51"/>
    <w:rsid w:val="005E0D10"/>
    <w:rsid w:val="005E10BC"/>
    <w:rsid w:val="005E12D7"/>
    <w:rsid w:val="005E14E3"/>
    <w:rsid w:val="005E1997"/>
    <w:rsid w:val="005E23DB"/>
    <w:rsid w:val="005E25C3"/>
    <w:rsid w:val="005E2B53"/>
    <w:rsid w:val="005E2C7E"/>
    <w:rsid w:val="005E2FC7"/>
    <w:rsid w:val="005E3186"/>
    <w:rsid w:val="005E31C3"/>
    <w:rsid w:val="005E346F"/>
    <w:rsid w:val="005E358E"/>
    <w:rsid w:val="005E373E"/>
    <w:rsid w:val="005E39EC"/>
    <w:rsid w:val="005E39ED"/>
    <w:rsid w:val="005E3A58"/>
    <w:rsid w:val="005E3D54"/>
    <w:rsid w:val="005E4051"/>
    <w:rsid w:val="005E4192"/>
    <w:rsid w:val="005E421A"/>
    <w:rsid w:val="005E4538"/>
    <w:rsid w:val="005E49D5"/>
    <w:rsid w:val="005E4D81"/>
    <w:rsid w:val="005E541E"/>
    <w:rsid w:val="005E55BD"/>
    <w:rsid w:val="005E56A9"/>
    <w:rsid w:val="005E56DD"/>
    <w:rsid w:val="005E6EFA"/>
    <w:rsid w:val="005E76A6"/>
    <w:rsid w:val="005E7CDE"/>
    <w:rsid w:val="005E7D3E"/>
    <w:rsid w:val="005E7DA3"/>
    <w:rsid w:val="005E7FE4"/>
    <w:rsid w:val="005F0053"/>
    <w:rsid w:val="005F0177"/>
    <w:rsid w:val="005F03FD"/>
    <w:rsid w:val="005F0ADE"/>
    <w:rsid w:val="005F0E31"/>
    <w:rsid w:val="005F0FE0"/>
    <w:rsid w:val="005F1571"/>
    <w:rsid w:val="005F1843"/>
    <w:rsid w:val="005F1CE9"/>
    <w:rsid w:val="005F218F"/>
    <w:rsid w:val="005F2A2F"/>
    <w:rsid w:val="005F2DB4"/>
    <w:rsid w:val="005F2E00"/>
    <w:rsid w:val="005F310C"/>
    <w:rsid w:val="005F3B99"/>
    <w:rsid w:val="005F456B"/>
    <w:rsid w:val="005F46D2"/>
    <w:rsid w:val="005F4AF6"/>
    <w:rsid w:val="005F4F0C"/>
    <w:rsid w:val="005F5197"/>
    <w:rsid w:val="005F5B39"/>
    <w:rsid w:val="005F5E77"/>
    <w:rsid w:val="005F5F9E"/>
    <w:rsid w:val="005F5FF3"/>
    <w:rsid w:val="005F6052"/>
    <w:rsid w:val="005F643E"/>
    <w:rsid w:val="005F6756"/>
    <w:rsid w:val="005F6A0B"/>
    <w:rsid w:val="005F6C3F"/>
    <w:rsid w:val="005F6ED4"/>
    <w:rsid w:val="005F7073"/>
    <w:rsid w:val="005F7124"/>
    <w:rsid w:val="005F71D0"/>
    <w:rsid w:val="005F729B"/>
    <w:rsid w:val="005F73EB"/>
    <w:rsid w:val="005F7613"/>
    <w:rsid w:val="005F79E7"/>
    <w:rsid w:val="006003D0"/>
    <w:rsid w:val="0060051F"/>
    <w:rsid w:val="006008E6"/>
    <w:rsid w:val="006009B2"/>
    <w:rsid w:val="00600FAA"/>
    <w:rsid w:val="0060135D"/>
    <w:rsid w:val="006016E0"/>
    <w:rsid w:val="00601966"/>
    <w:rsid w:val="006019D3"/>
    <w:rsid w:val="00601D2E"/>
    <w:rsid w:val="00602206"/>
    <w:rsid w:val="0060236C"/>
    <w:rsid w:val="0060237E"/>
    <w:rsid w:val="006023B3"/>
    <w:rsid w:val="0060248A"/>
    <w:rsid w:val="006032BB"/>
    <w:rsid w:val="0060337D"/>
    <w:rsid w:val="006034CB"/>
    <w:rsid w:val="006039D4"/>
    <w:rsid w:val="00603E2C"/>
    <w:rsid w:val="0060457B"/>
    <w:rsid w:val="006049D5"/>
    <w:rsid w:val="006052B9"/>
    <w:rsid w:val="00605B2A"/>
    <w:rsid w:val="00605EF4"/>
    <w:rsid w:val="00606259"/>
    <w:rsid w:val="006065EE"/>
    <w:rsid w:val="00606939"/>
    <w:rsid w:val="00606C19"/>
    <w:rsid w:val="00607049"/>
    <w:rsid w:val="00607080"/>
    <w:rsid w:val="0060729C"/>
    <w:rsid w:val="006073D0"/>
    <w:rsid w:val="00607A29"/>
    <w:rsid w:val="006102B7"/>
    <w:rsid w:val="006103E3"/>
    <w:rsid w:val="00610BE3"/>
    <w:rsid w:val="00610EEF"/>
    <w:rsid w:val="0061100F"/>
    <w:rsid w:val="006112A3"/>
    <w:rsid w:val="00611638"/>
    <w:rsid w:val="00611DBA"/>
    <w:rsid w:val="00611F80"/>
    <w:rsid w:val="006121BD"/>
    <w:rsid w:val="0061220D"/>
    <w:rsid w:val="00612898"/>
    <w:rsid w:val="00612E95"/>
    <w:rsid w:val="00612F82"/>
    <w:rsid w:val="00613735"/>
    <w:rsid w:val="0061387C"/>
    <w:rsid w:val="00613DEE"/>
    <w:rsid w:val="00613DF4"/>
    <w:rsid w:val="00614155"/>
    <w:rsid w:val="0061422C"/>
    <w:rsid w:val="0061423B"/>
    <w:rsid w:val="006142D6"/>
    <w:rsid w:val="006145A3"/>
    <w:rsid w:val="00614B3D"/>
    <w:rsid w:val="00614BA8"/>
    <w:rsid w:val="00614D2E"/>
    <w:rsid w:val="0061513F"/>
    <w:rsid w:val="006154AB"/>
    <w:rsid w:val="0061654D"/>
    <w:rsid w:val="00616BE7"/>
    <w:rsid w:val="00616F11"/>
    <w:rsid w:val="00616F6A"/>
    <w:rsid w:val="0061702D"/>
    <w:rsid w:val="006170A4"/>
    <w:rsid w:val="0061766D"/>
    <w:rsid w:val="00617A4A"/>
    <w:rsid w:val="00617EBA"/>
    <w:rsid w:val="00620947"/>
    <w:rsid w:val="0062115A"/>
    <w:rsid w:val="006213FA"/>
    <w:rsid w:val="00621915"/>
    <w:rsid w:val="00621BFF"/>
    <w:rsid w:val="006222AF"/>
    <w:rsid w:val="00622B05"/>
    <w:rsid w:val="00622C00"/>
    <w:rsid w:val="00622E46"/>
    <w:rsid w:val="00623244"/>
    <w:rsid w:val="00623274"/>
    <w:rsid w:val="0062335F"/>
    <w:rsid w:val="006233A4"/>
    <w:rsid w:val="006234CF"/>
    <w:rsid w:val="0062391D"/>
    <w:rsid w:val="00623A20"/>
    <w:rsid w:val="00623AC7"/>
    <w:rsid w:val="00623D1A"/>
    <w:rsid w:val="006240EB"/>
    <w:rsid w:val="006244BE"/>
    <w:rsid w:val="00625043"/>
    <w:rsid w:val="00625109"/>
    <w:rsid w:val="00625421"/>
    <w:rsid w:val="006254AA"/>
    <w:rsid w:val="006256C9"/>
    <w:rsid w:val="006256DF"/>
    <w:rsid w:val="00625A50"/>
    <w:rsid w:val="00625B4C"/>
    <w:rsid w:val="006260C1"/>
    <w:rsid w:val="0062636E"/>
    <w:rsid w:val="00626650"/>
    <w:rsid w:val="00626EF3"/>
    <w:rsid w:val="00627070"/>
    <w:rsid w:val="006275A5"/>
    <w:rsid w:val="006275CF"/>
    <w:rsid w:val="00627C62"/>
    <w:rsid w:val="00627EA7"/>
    <w:rsid w:val="00630127"/>
    <w:rsid w:val="00630B2F"/>
    <w:rsid w:val="00630B92"/>
    <w:rsid w:val="00630BBF"/>
    <w:rsid w:val="00630DE0"/>
    <w:rsid w:val="00631316"/>
    <w:rsid w:val="0063157D"/>
    <w:rsid w:val="006316A0"/>
    <w:rsid w:val="00631EBF"/>
    <w:rsid w:val="00631F0F"/>
    <w:rsid w:val="006322F5"/>
    <w:rsid w:val="00632357"/>
    <w:rsid w:val="00632416"/>
    <w:rsid w:val="00632440"/>
    <w:rsid w:val="00632BB0"/>
    <w:rsid w:val="00633713"/>
    <w:rsid w:val="00633819"/>
    <w:rsid w:val="00633DF8"/>
    <w:rsid w:val="00633DFA"/>
    <w:rsid w:val="00634592"/>
    <w:rsid w:val="00634AA6"/>
    <w:rsid w:val="00634BD6"/>
    <w:rsid w:val="00634C2D"/>
    <w:rsid w:val="0063531B"/>
    <w:rsid w:val="0063534D"/>
    <w:rsid w:val="006355DC"/>
    <w:rsid w:val="0063560B"/>
    <w:rsid w:val="00635754"/>
    <w:rsid w:val="0063575A"/>
    <w:rsid w:val="00635A9F"/>
    <w:rsid w:val="00636528"/>
    <w:rsid w:val="00636738"/>
    <w:rsid w:val="00636C2A"/>
    <w:rsid w:val="0063745C"/>
    <w:rsid w:val="0063779A"/>
    <w:rsid w:val="00637882"/>
    <w:rsid w:val="00637E2D"/>
    <w:rsid w:val="0064020C"/>
    <w:rsid w:val="00640283"/>
    <w:rsid w:val="00640742"/>
    <w:rsid w:val="006407C1"/>
    <w:rsid w:val="006408E9"/>
    <w:rsid w:val="00640A9E"/>
    <w:rsid w:val="0064116B"/>
    <w:rsid w:val="0064126D"/>
    <w:rsid w:val="006418A3"/>
    <w:rsid w:val="00641A24"/>
    <w:rsid w:val="00641AAD"/>
    <w:rsid w:val="00641D03"/>
    <w:rsid w:val="00642149"/>
    <w:rsid w:val="00642ECD"/>
    <w:rsid w:val="0064323C"/>
    <w:rsid w:val="006439EF"/>
    <w:rsid w:val="006442C2"/>
    <w:rsid w:val="00644379"/>
    <w:rsid w:val="006444A4"/>
    <w:rsid w:val="006449E9"/>
    <w:rsid w:val="00644D02"/>
    <w:rsid w:val="006451EB"/>
    <w:rsid w:val="00645C40"/>
    <w:rsid w:val="006462A2"/>
    <w:rsid w:val="00646419"/>
    <w:rsid w:val="0064660E"/>
    <w:rsid w:val="00646820"/>
    <w:rsid w:val="00647316"/>
    <w:rsid w:val="0064733A"/>
    <w:rsid w:val="00647575"/>
    <w:rsid w:val="00647584"/>
    <w:rsid w:val="006476AD"/>
    <w:rsid w:val="006477AE"/>
    <w:rsid w:val="00647877"/>
    <w:rsid w:val="00647909"/>
    <w:rsid w:val="00647920"/>
    <w:rsid w:val="00647931"/>
    <w:rsid w:val="00647A7D"/>
    <w:rsid w:val="00647C08"/>
    <w:rsid w:val="00647DF0"/>
    <w:rsid w:val="00650309"/>
    <w:rsid w:val="00650503"/>
    <w:rsid w:val="006508F1"/>
    <w:rsid w:val="00650933"/>
    <w:rsid w:val="006509D5"/>
    <w:rsid w:val="006509F6"/>
    <w:rsid w:val="00650BE7"/>
    <w:rsid w:val="00650DE4"/>
    <w:rsid w:val="0065112B"/>
    <w:rsid w:val="0065132B"/>
    <w:rsid w:val="006513DA"/>
    <w:rsid w:val="006516C3"/>
    <w:rsid w:val="0065203D"/>
    <w:rsid w:val="00652299"/>
    <w:rsid w:val="0065236C"/>
    <w:rsid w:val="0065245D"/>
    <w:rsid w:val="0065259B"/>
    <w:rsid w:val="00652703"/>
    <w:rsid w:val="006528D4"/>
    <w:rsid w:val="00652AE9"/>
    <w:rsid w:val="00652B98"/>
    <w:rsid w:val="00652C3A"/>
    <w:rsid w:val="006536E4"/>
    <w:rsid w:val="00653720"/>
    <w:rsid w:val="006539CF"/>
    <w:rsid w:val="00653C8D"/>
    <w:rsid w:val="00653FF1"/>
    <w:rsid w:val="0065411A"/>
    <w:rsid w:val="00654173"/>
    <w:rsid w:val="006541FF"/>
    <w:rsid w:val="00654346"/>
    <w:rsid w:val="00654600"/>
    <w:rsid w:val="0065483A"/>
    <w:rsid w:val="00654C26"/>
    <w:rsid w:val="00654C8F"/>
    <w:rsid w:val="006553ED"/>
    <w:rsid w:val="0065543F"/>
    <w:rsid w:val="00655689"/>
    <w:rsid w:val="00655B3B"/>
    <w:rsid w:val="00655DFE"/>
    <w:rsid w:val="00656035"/>
    <w:rsid w:val="0065639A"/>
    <w:rsid w:val="00656AF0"/>
    <w:rsid w:val="00656D3A"/>
    <w:rsid w:val="006575F4"/>
    <w:rsid w:val="00657686"/>
    <w:rsid w:val="00657CB4"/>
    <w:rsid w:val="00657E1B"/>
    <w:rsid w:val="006600A9"/>
    <w:rsid w:val="00660193"/>
    <w:rsid w:val="0066020B"/>
    <w:rsid w:val="00660367"/>
    <w:rsid w:val="0066077C"/>
    <w:rsid w:val="00661393"/>
    <w:rsid w:val="00661AE7"/>
    <w:rsid w:val="00662389"/>
    <w:rsid w:val="00662457"/>
    <w:rsid w:val="00662625"/>
    <w:rsid w:val="0066269D"/>
    <w:rsid w:val="006629BF"/>
    <w:rsid w:val="0066353D"/>
    <w:rsid w:val="00663986"/>
    <w:rsid w:val="00663EC3"/>
    <w:rsid w:val="0066446D"/>
    <w:rsid w:val="00664521"/>
    <w:rsid w:val="006645A8"/>
    <w:rsid w:val="0066494F"/>
    <w:rsid w:val="00664D2E"/>
    <w:rsid w:val="00664D5A"/>
    <w:rsid w:val="00664EE2"/>
    <w:rsid w:val="006651CA"/>
    <w:rsid w:val="00665931"/>
    <w:rsid w:val="00665D1D"/>
    <w:rsid w:val="006661AA"/>
    <w:rsid w:val="00666787"/>
    <w:rsid w:val="00666FD6"/>
    <w:rsid w:val="00667259"/>
    <w:rsid w:val="0066731D"/>
    <w:rsid w:val="00667487"/>
    <w:rsid w:val="00667943"/>
    <w:rsid w:val="00667CBB"/>
    <w:rsid w:val="00667DCB"/>
    <w:rsid w:val="006708F1"/>
    <w:rsid w:val="006709C5"/>
    <w:rsid w:val="006709C8"/>
    <w:rsid w:val="00670F49"/>
    <w:rsid w:val="00671044"/>
    <w:rsid w:val="006717B9"/>
    <w:rsid w:val="0067259D"/>
    <w:rsid w:val="00672678"/>
    <w:rsid w:val="00672683"/>
    <w:rsid w:val="00672B46"/>
    <w:rsid w:val="00672B82"/>
    <w:rsid w:val="00672D8C"/>
    <w:rsid w:val="00672DD6"/>
    <w:rsid w:val="00672DDF"/>
    <w:rsid w:val="00673007"/>
    <w:rsid w:val="0067324E"/>
    <w:rsid w:val="00673382"/>
    <w:rsid w:val="00673395"/>
    <w:rsid w:val="006733A7"/>
    <w:rsid w:val="0067352E"/>
    <w:rsid w:val="006737BE"/>
    <w:rsid w:val="00673B18"/>
    <w:rsid w:val="00673C9B"/>
    <w:rsid w:val="00673FF9"/>
    <w:rsid w:val="0067411C"/>
    <w:rsid w:val="006744EF"/>
    <w:rsid w:val="0067599B"/>
    <w:rsid w:val="00675CFE"/>
    <w:rsid w:val="00675FC6"/>
    <w:rsid w:val="006760C7"/>
    <w:rsid w:val="0067660C"/>
    <w:rsid w:val="00677844"/>
    <w:rsid w:val="006779EB"/>
    <w:rsid w:val="0068013F"/>
    <w:rsid w:val="0068083C"/>
    <w:rsid w:val="00680BA7"/>
    <w:rsid w:val="00681986"/>
    <w:rsid w:val="00681AA3"/>
    <w:rsid w:val="00682CA8"/>
    <w:rsid w:val="00683B81"/>
    <w:rsid w:val="00683BBA"/>
    <w:rsid w:val="00683BBB"/>
    <w:rsid w:val="00683E57"/>
    <w:rsid w:val="00683F82"/>
    <w:rsid w:val="006840CA"/>
    <w:rsid w:val="00684210"/>
    <w:rsid w:val="006844D7"/>
    <w:rsid w:val="006845D4"/>
    <w:rsid w:val="00684D63"/>
    <w:rsid w:val="006850C5"/>
    <w:rsid w:val="00685282"/>
    <w:rsid w:val="0068551B"/>
    <w:rsid w:val="006858E6"/>
    <w:rsid w:val="006859ED"/>
    <w:rsid w:val="00685D52"/>
    <w:rsid w:val="006860D1"/>
    <w:rsid w:val="006862AC"/>
    <w:rsid w:val="0068643D"/>
    <w:rsid w:val="006869C7"/>
    <w:rsid w:val="0068734E"/>
    <w:rsid w:val="00687484"/>
    <w:rsid w:val="00687642"/>
    <w:rsid w:val="00687810"/>
    <w:rsid w:val="00687D50"/>
    <w:rsid w:val="006901A9"/>
    <w:rsid w:val="006903E6"/>
    <w:rsid w:val="0069091B"/>
    <w:rsid w:val="00690BAF"/>
    <w:rsid w:val="00690C3E"/>
    <w:rsid w:val="00690D36"/>
    <w:rsid w:val="00690DDD"/>
    <w:rsid w:val="00691704"/>
    <w:rsid w:val="00691F8B"/>
    <w:rsid w:val="0069207C"/>
    <w:rsid w:val="00692265"/>
    <w:rsid w:val="00692307"/>
    <w:rsid w:val="0069299D"/>
    <w:rsid w:val="00692AB7"/>
    <w:rsid w:val="00693C67"/>
    <w:rsid w:val="00693EC2"/>
    <w:rsid w:val="006943C6"/>
    <w:rsid w:val="00694844"/>
    <w:rsid w:val="00694C34"/>
    <w:rsid w:val="006950D8"/>
    <w:rsid w:val="00695338"/>
    <w:rsid w:val="0069542F"/>
    <w:rsid w:val="00695D3A"/>
    <w:rsid w:val="00696542"/>
    <w:rsid w:val="00696B9B"/>
    <w:rsid w:val="00697378"/>
    <w:rsid w:val="00697392"/>
    <w:rsid w:val="0069759B"/>
    <w:rsid w:val="00697719"/>
    <w:rsid w:val="00697B77"/>
    <w:rsid w:val="00697F34"/>
    <w:rsid w:val="006A0695"/>
    <w:rsid w:val="006A06C9"/>
    <w:rsid w:val="006A098A"/>
    <w:rsid w:val="006A0B40"/>
    <w:rsid w:val="006A0E8D"/>
    <w:rsid w:val="006A14B2"/>
    <w:rsid w:val="006A1A80"/>
    <w:rsid w:val="006A1B54"/>
    <w:rsid w:val="006A2ADC"/>
    <w:rsid w:val="006A3435"/>
    <w:rsid w:val="006A348F"/>
    <w:rsid w:val="006A3756"/>
    <w:rsid w:val="006A395F"/>
    <w:rsid w:val="006A3AEC"/>
    <w:rsid w:val="006A3CE7"/>
    <w:rsid w:val="006A45C0"/>
    <w:rsid w:val="006A4AEF"/>
    <w:rsid w:val="006A4C91"/>
    <w:rsid w:val="006A4CB7"/>
    <w:rsid w:val="006A4DB0"/>
    <w:rsid w:val="006A4DE0"/>
    <w:rsid w:val="006A5802"/>
    <w:rsid w:val="006A58E2"/>
    <w:rsid w:val="006A5DFA"/>
    <w:rsid w:val="006A5E61"/>
    <w:rsid w:val="006A5FD2"/>
    <w:rsid w:val="006A603D"/>
    <w:rsid w:val="006A63F5"/>
    <w:rsid w:val="006A66A7"/>
    <w:rsid w:val="006A7119"/>
    <w:rsid w:val="006A7886"/>
    <w:rsid w:val="006A7CBD"/>
    <w:rsid w:val="006A7DDA"/>
    <w:rsid w:val="006B02A4"/>
    <w:rsid w:val="006B05EE"/>
    <w:rsid w:val="006B0ED7"/>
    <w:rsid w:val="006B0FD5"/>
    <w:rsid w:val="006B17F6"/>
    <w:rsid w:val="006B1962"/>
    <w:rsid w:val="006B1A3D"/>
    <w:rsid w:val="006B1CBE"/>
    <w:rsid w:val="006B1DAA"/>
    <w:rsid w:val="006B2116"/>
    <w:rsid w:val="006B2867"/>
    <w:rsid w:val="006B2C99"/>
    <w:rsid w:val="006B2D62"/>
    <w:rsid w:val="006B31EE"/>
    <w:rsid w:val="006B32B7"/>
    <w:rsid w:val="006B3CE2"/>
    <w:rsid w:val="006B3F75"/>
    <w:rsid w:val="006B3FD0"/>
    <w:rsid w:val="006B4082"/>
    <w:rsid w:val="006B40C5"/>
    <w:rsid w:val="006B40C6"/>
    <w:rsid w:val="006B4167"/>
    <w:rsid w:val="006B4393"/>
    <w:rsid w:val="006B5191"/>
    <w:rsid w:val="006B524B"/>
    <w:rsid w:val="006B542E"/>
    <w:rsid w:val="006B565D"/>
    <w:rsid w:val="006B5BB7"/>
    <w:rsid w:val="006B6583"/>
    <w:rsid w:val="006B65CE"/>
    <w:rsid w:val="006B6642"/>
    <w:rsid w:val="006B6EC7"/>
    <w:rsid w:val="006B6F11"/>
    <w:rsid w:val="006B6F47"/>
    <w:rsid w:val="006B7795"/>
    <w:rsid w:val="006B7DAC"/>
    <w:rsid w:val="006C0441"/>
    <w:rsid w:val="006C0845"/>
    <w:rsid w:val="006C0910"/>
    <w:rsid w:val="006C0A41"/>
    <w:rsid w:val="006C1AF0"/>
    <w:rsid w:val="006C1CEF"/>
    <w:rsid w:val="006C229D"/>
    <w:rsid w:val="006C29EE"/>
    <w:rsid w:val="006C30E4"/>
    <w:rsid w:val="006C31BC"/>
    <w:rsid w:val="006C3214"/>
    <w:rsid w:val="006C351B"/>
    <w:rsid w:val="006C371A"/>
    <w:rsid w:val="006C3E53"/>
    <w:rsid w:val="006C438E"/>
    <w:rsid w:val="006C4530"/>
    <w:rsid w:val="006C458C"/>
    <w:rsid w:val="006C48C3"/>
    <w:rsid w:val="006C4DBE"/>
    <w:rsid w:val="006C4F3E"/>
    <w:rsid w:val="006C534E"/>
    <w:rsid w:val="006C54DC"/>
    <w:rsid w:val="006C66EE"/>
    <w:rsid w:val="006C6C11"/>
    <w:rsid w:val="006C6D7E"/>
    <w:rsid w:val="006C6E78"/>
    <w:rsid w:val="006C7736"/>
    <w:rsid w:val="006C788B"/>
    <w:rsid w:val="006C78EB"/>
    <w:rsid w:val="006C7CA6"/>
    <w:rsid w:val="006C7D8D"/>
    <w:rsid w:val="006C7E6A"/>
    <w:rsid w:val="006D0095"/>
    <w:rsid w:val="006D06F8"/>
    <w:rsid w:val="006D0E39"/>
    <w:rsid w:val="006D13ED"/>
    <w:rsid w:val="006D18BB"/>
    <w:rsid w:val="006D1B9A"/>
    <w:rsid w:val="006D1D2C"/>
    <w:rsid w:val="006D2079"/>
    <w:rsid w:val="006D2463"/>
    <w:rsid w:val="006D28CF"/>
    <w:rsid w:val="006D2912"/>
    <w:rsid w:val="006D2BC4"/>
    <w:rsid w:val="006D2E47"/>
    <w:rsid w:val="006D34B2"/>
    <w:rsid w:val="006D38C4"/>
    <w:rsid w:val="006D3C87"/>
    <w:rsid w:val="006D4049"/>
    <w:rsid w:val="006D422D"/>
    <w:rsid w:val="006D4566"/>
    <w:rsid w:val="006D45B2"/>
    <w:rsid w:val="006D4610"/>
    <w:rsid w:val="006D4743"/>
    <w:rsid w:val="006D4834"/>
    <w:rsid w:val="006D4925"/>
    <w:rsid w:val="006D4E8C"/>
    <w:rsid w:val="006D4F79"/>
    <w:rsid w:val="006D59F7"/>
    <w:rsid w:val="006D5A3F"/>
    <w:rsid w:val="006D5AC6"/>
    <w:rsid w:val="006D5E55"/>
    <w:rsid w:val="006D60A0"/>
    <w:rsid w:val="006D6307"/>
    <w:rsid w:val="006D6846"/>
    <w:rsid w:val="006D71AC"/>
    <w:rsid w:val="006D723C"/>
    <w:rsid w:val="006D75D8"/>
    <w:rsid w:val="006D7661"/>
    <w:rsid w:val="006D7815"/>
    <w:rsid w:val="006D799A"/>
    <w:rsid w:val="006D7BF7"/>
    <w:rsid w:val="006E0372"/>
    <w:rsid w:val="006E04D8"/>
    <w:rsid w:val="006E0D88"/>
    <w:rsid w:val="006E0ED5"/>
    <w:rsid w:val="006E15BD"/>
    <w:rsid w:val="006E16BA"/>
    <w:rsid w:val="006E24E1"/>
    <w:rsid w:val="006E258D"/>
    <w:rsid w:val="006E34A4"/>
    <w:rsid w:val="006E378E"/>
    <w:rsid w:val="006E3873"/>
    <w:rsid w:val="006E400B"/>
    <w:rsid w:val="006E4173"/>
    <w:rsid w:val="006E43FE"/>
    <w:rsid w:val="006E4F4E"/>
    <w:rsid w:val="006E5091"/>
    <w:rsid w:val="006E5183"/>
    <w:rsid w:val="006E5632"/>
    <w:rsid w:val="006E5B8C"/>
    <w:rsid w:val="006E5E0B"/>
    <w:rsid w:val="006E5EFD"/>
    <w:rsid w:val="006E61D1"/>
    <w:rsid w:val="006E66B3"/>
    <w:rsid w:val="006E68DF"/>
    <w:rsid w:val="006E6B07"/>
    <w:rsid w:val="006E6DA9"/>
    <w:rsid w:val="006E6E2B"/>
    <w:rsid w:val="006E6EEE"/>
    <w:rsid w:val="006E7367"/>
    <w:rsid w:val="006E749C"/>
    <w:rsid w:val="006E75A3"/>
    <w:rsid w:val="006E7685"/>
    <w:rsid w:val="006E77A3"/>
    <w:rsid w:val="006F0751"/>
    <w:rsid w:val="006F07AF"/>
    <w:rsid w:val="006F092B"/>
    <w:rsid w:val="006F0EF9"/>
    <w:rsid w:val="006F11AF"/>
    <w:rsid w:val="006F13BE"/>
    <w:rsid w:val="006F15FB"/>
    <w:rsid w:val="006F1959"/>
    <w:rsid w:val="006F1EC5"/>
    <w:rsid w:val="006F232F"/>
    <w:rsid w:val="006F2841"/>
    <w:rsid w:val="006F30BB"/>
    <w:rsid w:val="006F31BA"/>
    <w:rsid w:val="006F3260"/>
    <w:rsid w:val="006F38F5"/>
    <w:rsid w:val="006F3E39"/>
    <w:rsid w:val="006F477D"/>
    <w:rsid w:val="006F4E1A"/>
    <w:rsid w:val="006F4F33"/>
    <w:rsid w:val="006F505C"/>
    <w:rsid w:val="006F5291"/>
    <w:rsid w:val="006F5428"/>
    <w:rsid w:val="006F575B"/>
    <w:rsid w:val="006F575F"/>
    <w:rsid w:val="006F618A"/>
    <w:rsid w:val="006F6A5F"/>
    <w:rsid w:val="006F6C62"/>
    <w:rsid w:val="006F6CFD"/>
    <w:rsid w:val="006F73AB"/>
    <w:rsid w:val="006F7771"/>
    <w:rsid w:val="006F78B1"/>
    <w:rsid w:val="006F7AD3"/>
    <w:rsid w:val="006F7C82"/>
    <w:rsid w:val="006F7F9D"/>
    <w:rsid w:val="007005FE"/>
    <w:rsid w:val="007007D2"/>
    <w:rsid w:val="00700CE8"/>
    <w:rsid w:val="007010A9"/>
    <w:rsid w:val="00701341"/>
    <w:rsid w:val="00701694"/>
    <w:rsid w:val="007020C0"/>
    <w:rsid w:val="007020F6"/>
    <w:rsid w:val="00702381"/>
    <w:rsid w:val="0070250C"/>
    <w:rsid w:val="00702621"/>
    <w:rsid w:val="00702668"/>
    <w:rsid w:val="007027B6"/>
    <w:rsid w:val="0070282D"/>
    <w:rsid w:val="0070293D"/>
    <w:rsid w:val="00702DDA"/>
    <w:rsid w:val="00703022"/>
    <w:rsid w:val="00703638"/>
    <w:rsid w:val="007042F3"/>
    <w:rsid w:val="007044B2"/>
    <w:rsid w:val="007045F3"/>
    <w:rsid w:val="00704747"/>
    <w:rsid w:val="00704C49"/>
    <w:rsid w:val="00704D86"/>
    <w:rsid w:val="00705269"/>
    <w:rsid w:val="00705340"/>
    <w:rsid w:val="0070552C"/>
    <w:rsid w:val="0070568A"/>
    <w:rsid w:val="0070568C"/>
    <w:rsid w:val="00705F71"/>
    <w:rsid w:val="007062AF"/>
    <w:rsid w:val="00706743"/>
    <w:rsid w:val="00707544"/>
    <w:rsid w:val="00707896"/>
    <w:rsid w:val="00710957"/>
    <w:rsid w:val="00711D95"/>
    <w:rsid w:val="00711EF9"/>
    <w:rsid w:val="0071207F"/>
    <w:rsid w:val="0071218A"/>
    <w:rsid w:val="007129BE"/>
    <w:rsid w:val="00712F12"/>
    <w:rsid w:val="007130B4"/>
    <w:rsid w:val="00713547"/>
    <w:rsid w:val="00713C4F"/>
    <w:rsid w:val="00713E2E"/>
    <w:rsid w:val="00714163"/>
    <w:rsid w:val="007141EC"/>
    <w:rsid w:val="007141F9"/>
    <w:rsid w:val="00714B29"/>
    <w:rsid w:val="0071576E"/>
    <w:rsid w:val="007159F8"/>
    <w:rsid w:val="00715E64"/>
    <w:rsid w:val="0071621F"/>
    <w:rsid w:val="0071622A"/>
    <w:rsid w:val="00716416"/>
    <w:rsid w:val="007165A4"/>
    <w:rsid w:val="00716D57"/>
    <w:rsid w:val="00716DCD"/>
    <w:rsid w:val="0071717F"/>
    <w:rsid w:val="00717216"/>
    <w:rsid w:val="0071740A"/>
    <w:rsid w:val="00717C60"/>
    <w:rsid w:val="00717CEC"/>
    <w:rsid w:val="00717F64"/>
    <w:rsid w:val="007209A0"/>
    <w:rsid w:val="0072104F"/>
    <w:rsid w:val="0072140D"/>
    <w:rsid w:val="00721785"/>
    <w:rsid w:val="0072184A"/>
    <w:rsid w:val="007218EB"/>
    <w:rsid w:val="00721BC1"/>
    <w:rsid w:val="00722187"/>
    <w:rsid w:val="00722278"/>
    <w:rsid w:val="007222D5"/>
    <w:rsid w:val="00722ED5"/>
    <w:rsid w:val="0072326C"/>
    <w:rsid w:val="007239F3"/>
    <w:rsid w:val="00723CFF"/>
    <w:rsid w:val="0072412B"/>
    <w:rsid w:val="007242A3"/>
    <w:rsid w:val="00724444"/>
    <w:rsid w:val="0072457F"/>
    <w:rsid w:val="00725125"/>
    <w:rsid w:val="00725A56"/>
    <w:rsid w:val="00725CBD"/>
    <w:rsid w:val="0072627E"/>
    <w:rsid w:val="007265A4"/>
    <w:rsid w:val="007266B8"/>
    <w:rsid w:val="00726706"/>
    <w:rsid w:val="00726C38"/>
    <w:rsid w:val="0072709A"/>
    <w:rsid w:val="00727139"/>
    <w:rsid w:val="00727375"/>
    <w:rsid w:val="007275F7"/>
    <w:rsid w:val="0072765C"/>
    <w:rsid w:val="00727A3C"/>
    <w:rsid w:val="00727E3E"/>
    <w:rsid w:val="00730372"/>
    <w:rsid w:val="00730916"/>
    <w:rsid w:val="007309AE"/>
    <w:rsid w:val="00730DF8"/>
    <w:rsid w:val="00730E10"/>
    <w:rsid w:val="0073118E"/>
    <w:rsid w:val="00731569"/>
    <w:rsid w:val="00731A8D"/>
    <w:rsid w:val="00731B7A"/>
    <w:rsid w:val="00731C65"/>
    <w:rsid w:val="0073261F"/>
    <w:rsid w:val="00732D60"/>
    <w:rsid w:val="0073321C"/>
    <w:rsid w:val="00733307"/>
    <w:rsid w:val="00733727"/>
    <w:rsid w:val="00733C4C"/>
    <w:rsid w:val="007341EA"/>
    <w:rsid w:val="007344EC"/>
    <w:rsid w:val="0073466A"/>
    <w:rsid w:val="007346DB"/>
    <w:rsid w:val="007347E3"/>
    <w:rsid w:val="00734C99"/>
    <w:rsid w:val="00734E28"/>
    <w:rsid w:val="00734F54"/>
    <w:rsid w:val="007350D7"/>
    <w:rsid w:val="00735106"/>
    <w:rsid w:val="00735187"/>
    <w:rsid w:val="00735FD2"/>
    <w:rsid w:val="007361AB"/>
    <w:rsid w:val="0073650B"/>
    <w:rsid w:val="0073655C"/>
    <w:rsid w:val="00736770"/>
    <w:rsid w:val="00736A25"/>
    <w:rsid w:val="00736D3B"/>
    <w:rsid w:val="00736DFE"/>
    <w:rsid w:val="0073705E"/>
    <w:rsid w:val="00737A77"/>
    <w:rsid w:val="00737AAB"/>
    <w:rsid w:val="00737B44"/>
    <w:rsid w:val="00740AFB"/>
    <w:rsid w:val="00740B22"/>
    <w:rsid w:val="007410DB"/>
    <w:rsid w:val="00741387"/>
    <w:rsid w:val="00741568"/>
    <w:rsid w:val="00741674"/>
    <w:rsid w:val="00741DF2"/>
    <w:rsid w:val="0074200C"/>
    <w:rsid w:val="00742640"/>
    <w:rsid w:val="007426A8"/>
    <w:rsid w:val="007438B0"/>
    <w:rsid w:val="00743D3B"/>
    <w:rsid w:val="00744086"/>
    <w:rsid w:val="007443B7"/>
    <w:rsid w:val="00744411"/>
    <w:rsid w:val="00744BDA"/>
    <w:rsid w:val="007452A1"/>
    <w:rsid w:val="0074573D"/>
    <w:rsid w:val="00745D60"/>
    <w:rsid w:val="0074672A"/>
    <w:rsid w:val="00746B0F"/>
    <w:rsid w:val="00746BBE"/>
    <w:rsid w:val="00746BE2"/>
    <w:rsid w:val="00746FF1"/>
    <w:rsid w:val="00747051"/>
    <w:rsid w:val="007479C8"/>
    <w:rsid w:val="007500E4"/>
    <w:rsid w:val="00750DDC"/>
    <w:rsid w:val="007510A1"/>
    <w:rsid w:val="00751533"/>
    <w:rsid w:val="007519D0"/>
    <w:rsid w:val="00751C38"/>
    <w:rsid w:val="00751CEA"/>
    <w:rsid w:val="00751DDF"/>
    <w:rsid w:val="00752268"/>
    <w:rsid w:val="0075261C"/>
    <w:rsid w:val="00752FBC"/>
    <w:rsid w:val="00753563"/>
    <w:rsid w:val="007540B2"/>
    <w:rsid w:val="007541CE"/>
    <w:rsid w:val="0075466A"/>
    <w:rsid w:val="007546DF"/>
    <w:rsid w:val="00754D09"/>
    <w:rsid w:val="007550DD"/>
    <w:rsid w:val="00755170"/>
    <w:rsid w:val="007554B4"/>
    <w:rsid w:val="007554DF"/>
    <w:rsid w:val="00755E5D"/>
    <w:rsid w:val="00755EAF"/>
    <w:rsid w:val="00756279"/>
    <w:rsid w:val="00756589"/>
    <w:rsid w:val="00756816"/>
    <w:rsid w:val="00756BF4"/>
    <w:rsid w:val="00757463"/>
    <w:rsid w:val="00757633"/>
    <w:rsid w:val="00757719"/>
    <w:rsid w:val="00757C0D"/>
    <w:rsid w:val="00757DD3"/>
    <w:rsid w:val="00757ED8"/>
    <w:rsid w:val="007600C5"/>
    <w:rsid w:val="007604D9"/>
    <w:rsid w:val="00760670"/>
    <w:rsid w:val="00760952"/>
    <w:rsid w:val="00760EA7"/>
    <w:rsid w:val="007612C4"/>
    <w:rsid w:val="00761484"/>
    <w:rsid w:val="007614D0"/>
    <w:rsid w:val="00761506"/>
    <w:rsid w:val="0076153E"/>
    <w:rsid w:val="0076158A"/>
    <w:rsid w:val="00761859"/>
    <w:rsid w:val="00761907"/>
    <w:rsid w:val="00761D26"/>
    <w:rsid w:val="007621BE"/>
    <w:rsid w:val="00762278"/>
    <w:rsid w:val="007624E9"/>
    <w:rsid w:val="007626F9"/>
    <w:rsid w:val="00762F46"/>
    <w:rsid w:val="0076325E"/>
    <w:rsid w:val="00763616"/>
    <w:rsid w:val="00763AC6"/>
    <w:rsid w:val="00763B19"/>
    <w:rsid w:val="007647AE"/>
    <w:rsid w:val="0076498C"/>
    <w:rsid w:val="007651D9"/>
    <w:rsid w:val="007652EF"/>
    <w:rsid w:val="00765A99"/>
    <w:rsid w:val="00765F08"/>
    <w:rsid w:val="00766504"/>
    <w:rsid w:val="00766B04"/>
    <w:rsid w:val="00767956"/>
    <w:rsid w:val="00767E8A"/>
    <w:rsid w:val="00770844"/>
    <w:rsid w:val="00770B91"/>
    <w:rsid w:val="00770CA4"/>
    <w:rsid w:val="00771142"/>
    <w:rsid w:val="0077143E"/>
    <w:rsid w:val="007716E2"/>
    <w:rsid w:val="00771C92"/>
    <w:rsid w:val="00771DBE"/>
    <w:rsid w:val="00771E7C"/>
    <w:rsid w:val="0077231E"/>
    <w:rsid w:val="0077299C"/>
    <w:rsid w:val="00772F55"/>
    <w:rsid w:val="0077315B"/>
    <w:rsid w:val="00773429"/>
    <w:rsid w:val="007735AB"/>
    <w:rsid w:val="00773D9B"/>
    <w:rsid w:val="00773F76"/>
    <w:rsid w:val="00774867"/>
    <w:rsid w:val="00774B84"/>
    <w:rsid w:val="00774E69"/>
    <w:rsid w:val="007752B0"/>
    <w:rsid w:val="00775338"/>
    <w:rsid w:val="007755EB"/>
    <w:rsid w:val="00775705"/>
    <w:rsid w:val="00775A37"/>
    <w:rsid w:val="00775A6B"/>
    <w:rsid w:val="00775D64"/>
    <w:rsid w:val="00775E00"/>
    <w:rsid w:val="0077649B"/>
    <w:rsid w:val="00776A55"/>
    <w:rsid w:val="00776A7A"/>
    <w:rsid w:val="00776CD7"/>
    <w:rsid w:val="00776F2C"/>
    <w:rsid w:val="00777F28"/>
    <w:rsid w:val="00780181"/>
    <w:rsid w:val="0078056D"/>
    <w:rsid w:val="00780A58"/>
    <w:rsid w:val="00780CE6"/>
    <w:rsid w:val="00780F45"/>
    <w:rsid w:val="00781865"/>
    <w:rsid w:val="007819AC"/>
    <w:rsid w:val="00781D83"/>
    <w:rsid w:val="0078213E"/>
    <w:rsid w:val="007824D9"/>
    <w:rsid w:val="007827D7"/>
    <w:rsid w:val="00782A2E"/>
    <w:rsid w:val="00782A58"/>
    <w:rsid w:val="00783544"/>
    <w:rsid w:val="0078439C"/>
    <w:rsid w:val="007847E0"/>
    <w:rsid w:val="00784904"/>
    <w:rsid w:val="0078525C"/>
    <w:rsid w:val="007852BE"/>
    <w:rsid w:val="007853FF"/>
    <w:rsid w:val="00785743"/>
    <w:rsid w:val="0078575C"/>
    <w:rsid w:val="00785E3A"/>
    <w:rsid w:val="00785F8F"/>
    <w:rsid w:val="00786096"/>
    <w:rsid w:val="007860E6"/>
    <w:rsid w:val="00786112"/>
    <w:rsid w:val="007862AF"/>
    <w:rsid w:val="007864E4"/>
    <w:rsid w:val="007868CF"/>
    <w:rsid w:val="007868DA"/>
    <w:rsid w:val="00786BFB"/>
    <w:rsid w:val="00786FFE"/>
    <w:rsid w:val="0078739B"/>
    <w:rsid w:val="0078761D"/>
    <w:rsid w:val="0078775F"/>
    <w:rsid w:val="00787887"/>
    <w:rsid w:val="00787E9F"/>
    <w:rsid w:val="007910BA"/>
    <w:rsid w:val="0079175F"/>
    <w:rsid w:val="00791EBD"/>
    <w:rsid w:val="00791ECD"/>
    <w:rsid w:val="00791ED2"/>
    <w:rsid w:val="007923C4"/>
    <w:rsid w:val="007924F8"/>
    <w:rsid w:val="00792E09"/>
    <w:rsid w:val="00792E84"/>
    <w:rsid w:val="00792F53"/>
    <w:rsid w:val="007930E3"/>
    <w:rsid w:val="007935B2"/>
    <w:rsid w:val="007935E4"/>
    <w:rsid w:val="00794CAA"/>
    <w:rsid w:val="00794E2F"/>
    <w:rsid w:val="00794E3B"/>
    <w:rsid w:val="00795012"/>
    <w:rsid w:val="00795A35"/>
    <w:rsid w:val="00795B7C"/>
    <w:rsid w:val="00795F7D"/>
    <w:rsid w:val="007962F2"/>
    <w:rsid w:val="007963D4"/>
    <w:rsid w:val="007964ED"/>
    <w:rsid w:val="00796632"/>
    <w:rsid w:val="00796819"/>
    <w:rsid w:val="0079770C"/>
    <w:rsid w:val="007A000D"/>
    <w:rsid w:val="007A0150"/>
    <w:rsid w:val="007A01AD"/>
    <w:rsid w:val="007A0BC0"/>
    <w:rsid w:val="007A125E"/>
    <w:rsid w:val="007A198D"/>
    <w:rsid w:val="007A1C84"/>
    <w:rsid w:val="007A20EA"/>
    <w:rsid w:val="007A219D"/>
    <w:rsid w:val="007A21DC"/>
    <w:rsid w:val="007A23C4"/>
    <w:rsid w:val="007A2690"/>
    <w:rsid w:val="007A2A88"/>
    <w:rsid w:val="007A2B73"/>
    <w:rsid w:val="007A34C2"/>
    <w:rsid w:val="007A358C"/>
    <w:rsid w:val="007A35D7"/>
    <w:rsid w:val="007A35E7"/>
    <w:rsid w:val="007A4028"/>
    <w:rsid w:val="007A4BBA"/>
    <w:rsid w:val="007A4E79"/>
    <w:rsid w:val="007A5170"/>
    <w:rsid w:val="007A5395"/>
    <w:rsid w:val="007A5470"/>
    <w:rsid w:val="007A55E4"/>
    <w:rsid w:val="007A562F"/>
    <w:rsid w:val="007A5BBA"/>
    <w:rsid w:val="007A5C0C"/>
    <w:rsid w:val="007A5CE6"/>
    <w:rsid w:val="007A6075"/>
    <w:rsid w:val="007A60DE"/>
    <w:rsid w:val="007A61D2"/>
    <w:rsid w:val="007A6568"/>
    <w:rsid w:val="007A6C03"/>
    <w:rsid w:val="007A6D0A"/>
    <w:rsid w:val="007A6E20"/>
    <w:rsid w:val="007A6E84"/>
    <w:rsid w:val="007A7154"/>
    <w:rsid w:val="007A79BC"/>
    <w:rsid w:val="007A7D35"/>
    <w:rsid w:val="007B0139"/>
    <w:rsid w:val="007B072F"/>
    <w:rsid w:val="007B0794"/>
    <w:rsid w:val="007B0C2F"/>
    <w:rsid w:val="007B1064"/>
    <w:rsid w:val="007B1406"/>
    <w:rsid w:val="007B141B"/>
    <w:rsid w:val="007B16F0"/>
    <w:rsid w:val="007B191E"/>
    <w:rsid w:val="007B1B4C"/>
    <w:rsid w:val="007B1DAC"/>
    <w:rsid w:val="007B1E9D"/>
    <w:rsid w:val="007B2162"/>
    <w:rsid w:val="007B272D"/>
    <w:rsid w:val="007B3320"/>
    <w:rsid w:val="007B3477"/>
    <w:rsid w:val="007B364F"/>
    <w:rsid w:val="007B37FC"/>
    <w:rsid w:val="007B3FCE"/>
    <w:rsid w:val="007B3FEE"/>
    <w:rsid w:val="007B422C"/>
    <w:rsid w:val="007B43F5"/>
    <w:rsid w:val="007B44CB"/>
    <w:rsid w:val="007B45D1"/>
    <w:rsid w:val="007B4A63"/>
    <w:rsid w:val="007B4D05"/>
    <w:rsid w:val="007B500E"/>
    <w:rsid w:val="007B531F"/>
    <w:rsid w:val="007B5372"/>
    <w:rsid w:val="007B58A1"/>
    <w:rsid w:val="007B5B89"/>
    <w:rsid w:val="007B5FAA"/>
    <w:rsid w:val="007B63E6"/>
    <w:rsid w:val="007B6687"/>
    <w:rsid w:val="007B6AB8"/>
    <w:rsid w:val="007B7AEE"/>
    <w:rsid w:val="007B7E40"/>
    <w:rsid w:val="007C0A37"/>
    <w:rsid w:val="007C0D69"/>
    <w:rsid w:val="007C0E1C"/>
    <w:rsid w:val="007C13F4"/>
    <w:rsid w:val="007C1725"/>
    <w:rsid w:val="007C18B0"/>
    <w:rsid w:val="007C1FC0"/>
    <w:rsid w:val="007C2372"/>
    <w:rsid w:val="007C26CB"/>
    <w:rsid w:val="007C2AB3"/>
    <w:rsid w:val="007C2C73"/>
    <w:rsid w:val="007C2D10"/>
    <w:rsid w:val="007C2DF1"/>
    <w:rsid w:val="007C2E03"/>
    <w:rsid w:val="007C3170"/>
    <w:rsid w:val="007C31BA"/>
    <w:rsid w:val="007C3325"/>
    <w:rsid w:val="007C33D5"/>
    <w:rsid w:val="007C3617"/>
    <w:rsid w:val="007C39CA"/>
    <w:rsid w:val="007C406F"/>
    <w:rsid w:val="007C413B"/>
    <w:rsid w:val="007C582B"/>
    <w:rsid w:val="007C582F"/>
    <w:rsid w:val="007C5D3C"/>
    <w:rsid w:val="007C619A"/>
    <w:rsid w:val="007C625F"/>
    <w:rsid w:val="007C66D2"/>
    <w:rsid w:val="007C7001"/>
    <w:rsid w:val="007C7267"/>
    <w:rsid w:val="007C79E5"/>
    <w:rsid w:val="007C7B67"/>
    <w:rsid w:val="007C7C2B"/>
    <w:rsid w:val="007C7D80"/>
    <w:rsid w:val="007C7F6F"/>
    <w:rsid w:val="007D04C8"/>
    <w:rsid w:val="007D05D2"/>
    <w:rsid w:val="007D083E"/>
    <w:rsid w:val="007D091E"/>
    <w:rsid w:val="007D0A31"/>
    <w:rsid w:val="007D0D6C"/>
    <w:rsid w:val="007D12B5"/>
    <w:rsid w:val="007D1490"/>
    <w:rsid w:val="007D1498"/>
    <w:rsid w:val="007D14C7"/>
    <w:rsid w:val="007D1536"/>
    <w:rsid w:val="007D1A3F"/>
    <w:rsid w:val="007D1BB8"/>
    <w:rsid w:val="007D1C66"/>
    <w:rsid w:val="007D206B"/>
    <w:rsid w:val="007D265C"/>
    <w:rsid w:val="007D31B2"/>
    <w:rsid w:val="007D36C1"/>
    <w:rsid w:val="007D3736"/>
    <w:rsid w:val="007D3904"/>
    <w:rsid w:val="007D3B95"/>
    <w:rsid w:val="007D43BA"/>
    <w:rsid w:val="007D4402"/>
    <w:rsid w:val="007D463D"/>
    <w:rsid w:val="007D4CEA"/>
    <w:rsid w:val="007D4D4B"/>
    <w:rsid w:val="007D50DA"/>
    <w:rsid w:val="007D55DE"/>
    <w:rsid w:val="007D5A45"/>
    <w:rsid w:val="007D604B"/>
    <w:rsid w:val="007D615A"/>
    <w:rsid w:val="007D6391"/>
    <w:rsid w:val="007D63E9"/>
    <w:rsid w:val="007D6B88"/>
    <w:rsid w:val="007D6E3F"/>
    <w:rsid w:val="007D7039"/>
    <w:rsid w:val="007D71A1"/>
    <w:rsid w:val="007D7242"/>
    <w:rsid w:val="007D7244"/>
    <w:rsid w:val="007D7274"/>
    <w:rsid w:val="007D7825"/>
    <w:rsid w:val="007D78F9"/>
    <w:rsid w:val="007D7939"/>
    <w:rsid w:val="007D7AF8"/>
    <w:rsid w:val="007D7EBD"/>
    <w:rsid w:val="007E0263"/>
    <w:rsid w:val="007E054A"/>
    <w:rsid w:val="007E063B"/>
    <w:rsid w:val="007E0E53"/>
    <w:rsid w:val="007E1059"/>
    <w:rsid w:val="007E1128"/>
    <w:rsid w:val="007E122A"/>
    <w:rsid w:val="007E123E"/>
    <w:rsid w:val="007E13F3"/>
    <w:rsid w:val="007E1C8D"/>
    <w:rsid w:val="007E1C9F"/>
    <w:rsid w:val="007E2B85"/>
    <w:rsid w:val="007E2C9D"/>
    <w:rsid w:val="007E30C2"/>
    <w:rsid w:val="007E31AA"/>
    <w:rsid w:val="007E3414"/>
    <w:rsid w:val="007E3875"/>
    <w:rsid w:val="007E3B74"/>
    <w:rsid w:val="007E3BB6"/>
    <w:rsid w:val="007E3D4E"/>
    <w:rsid w:val="007E3E3A"/>
    <w:rsid w:val="007E405B"/>
    <w:rsid w:val="007E4862"/>
    <w:rsid w:val="007E4AAD"/>
    <w:rsid w:val="007E4BB7"/>
    <w:rsid w:val="007E4BC9"/>
    <w:rsid w:val="007E4BD4"/>
    <w:rsid w:val="007E4DBD"/>
    <w:rsid w:val="007E4EDD"/>
    <w:rsid w:val="007E5503"/>
    <w:rsid w:val="007E569C"/>
    <w:rsid w:val="007E5D96"/>
    <w:rsid w:val="007E605F"/>
    <w:rsid w:val="007E60FF"/>
    <w:rsid w:val="007E637B"/>
    <w:rsid w:val="007E680C"/>
    <w:rsid w:val="007E6E89"/>
    <w:rsid w:val="007E6EFE"/>
    <w:rsid w:val="007E6FE2"/>
    <w:rsid w:val="007E7130"/>
    <w:rsid w:val="007E75BE"/>
    <w:rsid w:val="007E7634"/>
    <w:rsid w:val="007F019C"/>
    <w:rsid w:val="007F0460"/>
    <w:rsid w:val="007F084F"/>
    <w:rsid w:val="007F08DE"/>
    <w:rsid w:val="007F0905"/>
    <w:rsid w:val="007F0B2D"/>
    <w:rsid w:val="007F0E1B"/>
    <w:rsid w:val="007F18C5"/>
    <w:rsid w:val="007F1D29"/>
    <w:rsid w:val="007F2047"/>
    <w:rsid w:val="007F23D9"/>
    <w:rsid w:val="007F249B"/>
    <w:rsid w:val="007F24B3"/>
    <w:rsid w:val="007F2672"/>
    <w:rsid w:val="007F2772"/>
    <w:rsid w:val="007F2AB4"/>
    <w:rsid w:val="007F2E10"/>
    <w:rsid w:val="007F3285"/>
    <w:rsid w:val="007F329F"/>
    <w:rsid w:val="007F395E"/>
    <w:rsid w:val="007F3BD6"/>
    <w:rsid w:val="007F4329"/>
    <w:rsid w:val="007F4840"/>
    <w:rsid w:val="007F48AA"/>
    <w:rsid w:val="007F49C2"/>
    <w:rsid w:val="007F4B45"/>
    <w:rsid w:val="007F4DC3"/>
    <w:rsid w:val="007F523A"/>
    <w:rsid w:val="007F5579"/>
    <w:rsid w:val="007F5789"/>
    <w:rsid w:val="007F599C"/>
    <w:rsid w:val="007F5C9C"/>
    <w:rsid w:val="007F690F"/>
    <w:rsid w:val="007F6F77"/>
    <w:rsid w:val="007F6FCD"/>
    <w:rsid w:val="007F700C"/>
    <w:rsid w:val="007F7666"/>
    <w:rsid w:val="007F7A02"/>
    <w:rsid w:val="007F7E6B"/>
    <w:rsid w:val="008001B0"/>
    <w:rsid w:val="0080023F"/>
    <w:rsid w:val="0080031B"/>
    <w:rsid w:val="00800324"/>
    <w:rsid w:val="00800340"/>
    <w:rsid w:val="008004A5"/>
    <w:rsid w:val="00800628"/>
    <w:rsid w:val="008006C6"/>
    <w:rsid w:val="00800863"/>
    <w:rsid w:val="00800D51"/>
    <w:rsid w:val="008011E7"/>
    <w:rsid w:val="008015EA"/>
    <w:rsid w:val="00801630"/>
    <w:rsid w:val="0080189E"/>
    <w:rsid w:val="008019F5"/>
    <w:rsid w:val="00801A4E"/>
    <w:rsid w:val="00801DD2"/>
    <w:rsid w:val="00802463"/>
    <w:rsid w:val="008025FC"/>
    <w:rsid w:val="00802695"/>
    <w:rsid w:val="00802F13"/>
    <w:rsid w:val="0080338B"/>
    <w:rsid w:val="00803414"/>
    <w:rsid w:val="008034DF"/>
    <w:rsid w:val="00803525"/>
    <w:rsid w:val="00803776"/>
    <w:rsid w:val="00803BD1"/>
    <w:rsid w:val="00803C44"/>
    <w:rsid w:val="00803E70"/>
    <w:rsid w:val="0080414A"/>
    <w:rsid w:val="00804563"/>
    <w:rsid w:val="00804574"/>
    <w:rsid w:val="00804E70"/>
    <w:rsid w:val="0080567F"/>
    <w:rsid w:val="00805AFB"/>
    <w:rsid w:val="0080603C"/>
    <w:rsid w:val="008063D0"/>
    <w:rsid w:val="00806765"/>
    <w:rsid w:val="00806D6C"/>
    <w:rsid w:val="00806E71"/>
    <w:rsid w:val="00807817"/>
    <w:rsid w:val="00807E10"/>
    <w:rsid w:val="00807F92"/>
    <w:rsid w:val="00807FDB"/>
    <w:rsid w:val="008101BF"/>
    <w:rsid w:val="008102BB"/>
    <w:rsid w:val="008108F8"/>
    <w:rsid w:val="00810D5F"/>
    <w:rsid w:val="00810FF0"/>
    <w:rsid w:val="00811590"/>
    <w:rsid w:val="0081162E"/>
    <w:rsid w:val="0081172C"/>
    <w:rsid w:val="0081183D"/>
    <w:rsid w:val="008118F9"/>
    <w:rsid w:val="00812055"/>
    <w:rsid w:val="008126D6"/>
    <w:rsid w:val="0081299D"/>
    <w:rsid w:val="00813241"/>
    <w:rsid w:val="00813D16"/>
    <w:rsid w:val="008141F7"/>
    <w:rsid w:val="008144BE"/>
    <w:rsid w:val="0081499F"/>
    <w:rsid w:val="00814B75"/>
    <w:rsid w:val="00814D83"/>
    <w:rsid w:val="008150E7"/>
    <w:rsid w:val="0081516F"/>
    <w:rsid w:val="008160B1"/>
    <w:rsid w:val="00816177"/>
    <w:rsid w:val="008172D5"/>
    <w:rsid w:val="008172DF"/>
    <w:rsid w:val="008178BB"/>
    <w:rsid w:val="008179F2"/>
    <w:rsid w:val="00817A0B"/>
    <w:rsid w:val="00817A65"/>
    <w:rsid w:val="008200A3"/>
    <w:rsid w:val="008203C5"/>
    <w:rsid w:val="00820762"/>
    <w:rsid w:val="00820767"/>
    <w:rsid w:val="00820DCE"/>
    <w:rsid w:val="00821232"/>
    <w:rsid w:val="008213A7"/>
    <w:rsid w:val="0082141B"/>
    <w:rsid w:val="00821515"/>
    <w:rsid w:val="008217C4"/>
    <w:rsid w:val="008219A4"/>
    <w:rsid w:val="00821CA8"/>
    <w:rsid w:val="008222EA"/>
    <w:rsid w:val="00822C23"/>
    <w:rsid w:val="0082306C"/>
    <w:rsid w:val="00823077"/>
    <w:rsid w:val="008232DA"/>
    <w:rsid w:val="0082347A"/>
    <w:rsid w:val="008234E0"/>
    <w:rsid w:val="00823797"/>
    <w:rsid w:val="00823EF7"/>
    <w:rsid w:val="008244FD"/>
    <w:rsid w:val="00824770"/>
    <w:rsid w:val="00824D25"/>
    <w:rsid w:val="00824E8D"/>
    <w:rsid w:val="00825502"/>
    <w:rsid w:val="008256AA"/>
    <w:rsid w:val="00825D6E"/>
    <w:rsid w:val="00826D21"/>
    <w:rsid w:val="00826D37"/>
    <w:rsid w:val="00826E2D"/>
    <w:rsid w:val="00826FA4"/>
    <w:rsid w:val="00827240"/>
    <w:rsid w:val="00827551"/>
    <w:rsid w:val="0082767A"/>
    <w:rsid w:val="0082767B"/>
    <w:rsid w:val="00827D1F"/>
    <w:rsid w:val="00827EE4"/>
    <w:rsid w:val="00830054"/>
    <w:rsid w:val="008301A4"/>
    <w:rsid w:val="00830321"/>
    <w:rsid w:val="0083058B"/>
    <w:rsid w:val="00830E05"/>
    <w:rsid w:val="008310F5"/>
    <w:rsid w:val="00831102"/>
    <w:rsid w:val="008315B2"/>
    <w:rsid w:val="0083178A"/>
    <w:rsid w:val="008323B8"/>
    <w:rsid w:val="00832934"/>
    <w:rsid w:val="00832938"/>
    <w:rsid w:val="00832C5E"/>
    <w:rsid w:val="0083304D"/>
    <w:rsid w:val="008330DE"/>
    <w:rsid w:val="00833353"/>
    <w:rsid w:val="00833460"/>
    <w:rsid w:val="008335A1"/>
    <w:rsid w:val="00833FDD"/>
    <w:rsid w:val="008344ED"/>
    <w:rsid w:val="008347E7"/>
    <w:rsid w:val="00834873"/>
    <w:rsid w:val="00834BDA"/>
    <w:rsid w:val="0083536C"/>
    <w:rsid w:val="00835B4F"/>
    <w:rsid w:val="00835B7F"/>
    <w:rsid w:val="00836670"/>
    <w:rsid w:val="00837004"/>
    <w:rsid w:val="008375FB"/>
    <w:rsid w:val="00837650"/>
    <w:rsid w:val="0083765C"/>
    <w:rsid w:val="008377B3"/>
    <w:rsid w:val="008379B0"/>
    <w:rsid w:val="008379B6"/>
    <w:rsid w:val="00837A61"/>
    <w:rsid w:val="00837BE4"/>
    <w:rsid w:val="00837EDF"/>
    <w:rsid w:val="008401C7"/>
    <w:rsid w:val="00840419"/>
    <w:rsid w:val="00840484"/>
    <w:rsid w:val="0084071C"/>
    <w:rsid w:val="00840CB5"/>
    <w:rsid w:val="00840DD0"/>
    <w:rsid w:val="00841158"/>
    <w:rsid w:val="0084157A"/>
    <w:rsid w:val="00841614"/>
    <w:rsid w:val="008417F5"/>
    <w:rsid w:val="008417F7"/>
    <w:rsid w:val="00841AE4"/>
    <w:rsid w:val="00841C93"/>
    <w:rsid w:val="00841D03"/>
    <w:rsid w:val="00841E55"/>
    <w:rsid w:val="0084285C"/>
    <w:rsid w:val="00842C04"/>
    <w:rsid w:val="00843115"/>
    <w:rsid w:val="0084351B"/>
    <w:rsid w:val="00843568"/>
    <w:rsid w:val="00843827"/>
    <w:rsid w:val="00843C75"/>
    <w:rsid w:val="00843E96"/>
    <w:rsid w:val="00843FA7"/>
    <w:rsid w:val="00844027"/>
    <w:rsid w:val="008446A3"/>
    <w:rsid w:val="00844AEA"/>
    <w:rsid w:val="00844B94"/>
    <w:rsid w:val="00844C3A"/>
    <w:rsid w:val="00844D88"/>
    <w:rsid w:val="008450E8"/>
    <w:rsid w:val="008452EA"/>
    <w:rsid w:val="00845D65"/>
    <w:rsid w:val="00846142"/>
    <w:rsid w:val="00846563"/>
    <w:rsid w:val="0084667D"/>
    <w:rsid w:val="008466AD"/>
    <w:rsid w:val="00846747"/>
    <w:rsid w:val="0084685B"/>
    <w:rsid w:val="00846A1B"/>
    <w:rsid w:val="00846BAD"/>
    <w:rsid w:val="00846DCF"/>
    <w:rsid w:val="008470C6"/>
    <w:rsid w:val="0084792D"/>
    <w:rsid w:val="00847F6F"/>
    <w:rsid w:val="00847FAA"/>
    <w:rsid w:val="00850157"/>
    <w:rsid w:val="0085059F"/>
    <w:rsid w:val="00850894"/>
    <w:rsid w:val="008511C4"/>
    <w:rsid w:val="00851857"/>
    <w:rsid w:val="008521D0"/>
    <w:rsid w:val="008527F2"/>
    <w:rsid w:val="0085288C"/>
    <w:rsid w:val="00852B65"/>
    <w:rsid w:val="00853292"/>
    <w:rsid w:val="008538C7"/>
    <w:rsid w:val="00853CE9"/>
    <w:rsid w:val="00853F31"/>
    <w:rsid w:val="00854063"/>
    <w:rsid w:val="008544CC"/>
    <w:rsid w:val="0085459A"/>
    <w:rsid w:val="008545E7"/>
    <w:rsid w:val="0085492E"/>
    <w:rsid w:val="00855237"/>
    <w:rsid w:val="008556BB"/>
    <w:rsid w:val="00855ACC"/>
    <w:rsid w:val="00855D9A"/>
    <w:rsid w:val="008566E8"/>
    <w:rsid w:val="00856788"/>
    <w:rsid w:val="008567DE"/>
    <w:rsid w:val="00857671"/>
    <w:rsid w:val="0085772B"/>
    <w:rsid w:val="00857C89"/>
    <w:rsid w:val="00857E8F"/>
    <w:rsid w:val="00860706"/>
    <w:rsid w:val="00860881"/>
    <w:rsid w:val="00860D3A"/>
    <w:rsid w:val="00861122"/>
    <w:rsid w:val="0086163C"/>
    <w:rsid w:val="0086171D"/>
    <w:rsid w:val="00861ABB"/>
    <w:rsid w:val="00861ACD"/>
    <w:rsid w:val="00861E3F"/>
    <w:rsid w:val="00862653"/>
    <w:rsid w:val="008627E0"/>
    <w:rsid w:val="00862BA8"/>
    <w:rsid w:val="00862BF6"/>
    <w:rsid w:val="0086320C"/>
    <w:rsid w:val="00863359"/>
    <w:rsid w:val="00863732"/>
    <w:rsid w:val="0086381C"/>
    <w:rsid w:val="00863A6D"/>
    <w:rsid w:val="00863FAB"/>
    <w:rsid w:val="0086447D"/>
    <w:rsid w:val="008644AD"/>
    <w:rsid w:val="00864F5C"/>
    <w:rsid w:val="00864F8F"/>
    <w:rsid w:val="00865367"/>
    <w:rsid w:val="00865464"/>
    <w:rsid w:val="00865603"/>
    <w:rsid w:val="00865D3C"/>
    <w:rsid w:val="00866172"/>
    <w:rsid w:val="00866243"/>
    <w:rsid w:val="0086654B"/>
    <w:rsid w:val="00866657"/>
    <w:rsid w:val="00866768"/>
    <w:rsid w:val="00866AA6"/>
    <w:rsid w:val="00866C5A"/>
    <w:rsid w:val="00867860"/>
    <w:rsid w:val="00867946"/>
    <w:rsid w:val="00867AAA"/>
    <w:rsid w:val="00867F71"/>
    <w:rsid w:val="0087049B"/>
    <w:rsid w:val="00870EF8"/>
    <w:rsid w:val="0087155E"/>
    <w:rsid w:val="0087181E"/>
    <w:rsid w:val="00871A3B"/>
    <w:rsid w:val="00871B8A"/>
    <w:rsid w:val="0087245E"/>
    <w:rsid w:val="008725F7"/>
    <w:rsid w:val="008727CE"/>
    <w:rsid w:val="008734DB"/>
    <w:rsid w:val="0087362B"/>
    <w:rsid w:val="0087365E"/>
    <w:rsid w:val="008736DB"/>
    <w:rsid w:val="00874492"/>
    <w:rsid w:val="00874647"/>
    <w:rsid w:val="00874CB6"/>
    <w:rsid w:val="00874FFE"/>
    <w:rsid w:val="008750E2"/>
    <w:rsid w:val="00875723"/>
    <w:rsid w:val="008758DA"/>
    <w:rsid w:val="00875B6A"/>
    <w:rsid w:val="00875BAD"/>
    <w:rsid w:val="00876039"/>
    <w:rsid w:val="00876A1D"/>
    <w:rsid w:val="00876D05"/>
    <w:rsid w:val="008771C3"/>
    <w:rsid w:val="00877581"/>
    <w:rsid w:val="008775C6"/>
    <w:rsid w:val="00877FAD"/>
    <w:rsid w:val="00877FD5"/>
    <w:rsid w:val="00880043"/>
    <w:rsid w:val="00880A34"/>
    <w:rsid w:val="00880B02"/>
    <w:rsid w:val="00880ED9"/>
    <w:rsid w:val="008815A9"/>
    <w:rsid w:val="008816C7"/>
    <w:rsid w:val="00882765"/>
    <w:rsid w:val="00882B09"/>
    <w:rsid w:val="00882B16"/>
    <w:rsid w:val="00882B2D"/>
    <w:rsid w:val="0088363C"/>
    <w:rsid w:val="00883A59"/>
    <w:rsid w:val="00883CE8"/>
    <w:rsid w:val="00883D51"/>
    <w:rsid w:val="00883E9D"/>
    <w:rsid w:val="00884D0C"/>
    <w:rsid w:val="00885C2E"/>
    <w:rsid w:val="00885DC5"/>
    <w:rsid w:val="0088609C"/>
    <w:rsid w:val="008860F5"/>
    <w:rsid w:val="008867AE"/>
    <w:rsid w:val="008869EC"/>
    <w:rsid w:val="00886B31"/>
    <w:rsid w:val="00886C14"/>
    <w:rsid w:val="00886F62"/>
    <w:rsid w:val="008870E8"/>
    <w:rsid w:val="00887172"/>
    <w:rsid w:val="008874DE"/>
    <w:rsid w:val="00887827"/>
    <w:rsid w:val="00887BFA"/>
    <w:rsid w:val="00890C86"/>
    <w:rsid w:val="00890DD6"/>
    <w:rsid w:val="00890E3D"/>
    <w:rsid w:val="008910CE"/>
    <w:rsid w:val="00891376"/>
    <w:rsid w:val="00891573"/>
    <w:rsid w:val="00891ACE"/>
    <w:rsid w:val="00892063"/>
    <w:rsid w:val="008920CB"/>
    <w:rsid w:val="00892436"/>
    <w:rsid w:val="008926D4"/>
    <w:rsid w:val="00892E68"/>
    <w:rsid w:val="00892E7E"/>
    <w:rsid w:val="00892EC0"/>
    <w:rsid w:val="00892EFF"/>
    <w:rsid w:val="00893113"/>
    <w:rsid w:val="0089311A"/>
    <w:rsid w:val="00893ED6"/>
    <w:rsid w:val="0089490E"/>
    <w:rsid w:val="00894E21"/>
    <w:rsid w:val="008950A1"/>
    <w:rsid w:val="008950E2"/>
    <w:rsid w:val="0089516D"/>
    <w:rsid w:val="00895368"/>
    <w:rsid w:val="00895545"/>
    <w:rsid w:val="00895640"/>
    <w:rsid w:val="008965B7"/>
    <w:rsid w:val="008968D5"/>
    <w:rsid w:val="00896A6F"/>
    <w:rsid w:val="00896ED0"/>
    <w:rsid w:val="00896FF4"/>
    <w:rsid w:val="00897010"/>
    <w:rsid w:val="008970B7"/>
    <w:rsid w:val="0089746F"/>
    <w:rsid w:val="0089773A"/>
    <w:rsid w:val="008978B2"/>
    <w:rsid w:val="008979D5"/>
    <w:rsid w:val="008A0036"/>
    <w:rsid w:val="008A024F"/>
    <w:rsid w:val="008A04EC"/>
    <w:rsid w:val="008A04FB"/>
    <w:rsid w:val="008A06EA"/>
    <w:rsid w:val="008A1432"/>
    <w:rsid w:val="008A14E8"/>
    <w:rsid w:val="008A190A"/>
    <w:rsid w:val="008A1C63"/>
    <w:rsid w:val="008A2787"/>
    <w:rsid w:val="008A2AA5"/>
    <w:rsid w:val="008A2C3B"/>
    <w:rsid w:val="008A3271"/>
    <w:rsid w:val="008A32AD"/>
    <w:rsid w:val="008A33CC"/>
    <w:rsid w:val="008A3483"/>
    <w:rsid w:val="008A381C"/>
    <w:rsid w:val="008A397D"/>
    <w:rsid w:val="008A3BED"/>
    <w:rsid w:val="008A4137"/>
    <w:rsid w:val="008A417D"/>
    <w:rsid w:val="008A43FE"/>
    <w:rsid w:val="008A4685"/>
    <w:rsid w:val="008A4AE4"/>
    <w:rsid w:val="008A4D8B"/>
    <w:rsid w:val="008A4F39"/>
    <w:rsid w:val="008A5611"/>
    <w:rsid w:val="008A5978"/>
    <w:rsid w:val="008A5DFD"/>
    <w:rsid w:val="008A5FB1"/>
    <w:rsid w:val="008A6131"/>
    <w:rsid w:val="008A668F"/>
    <w:rsid w:val="008A6BBC"/>
    <w:rsid w:val="008A6F93"/>
    <w:rsid w:val="008A71D3"/>
    <w:rsid w:val="008A73A0"/>
    <w:rsid w:val="008A73F4"/>
    <w:rsid w:val="008A74FF"/>
    <w:rsid w:val="008A7516"/>
    <w:rsid w:val="008A76DF"/>
    <w:rsid w:val="008A781D"/>
    <w:rsid w:val="008A7937"/>
    <w:rsid w:val="008A7AB7"/>
    <w:rsid w:val="008A7AF2"/>
    <w:rsid w:val="008A7CBE"/>
    <w:rsid w:val="008B038C"/>
    <w:rsid w:val="008B09E9"/>
    <w:rsid w:val="008B0BF2"/>
    <w:rsid w:val="008B0E56"/>
    <w:rsid w:val="008B12F9"/>
    <w:rsid w:val="008B1405"/>
    <w:rsid w:val="008B1628"/>
    <w:rsid w:val="008B171A"/>
    <w:rsid w:val="008B1AEE"/>
    <w:rsid w:val="008B1C83"/>
    <w:rsid w:val="008B1FA6"/>
    <w:rsid w:val="008B2166"/>
    <w:rsid w:val="008B2365"/>
    <w:rsid w:val="008B2437"/>
    <w:rsid w:val="008B2493"/>
    <w:rsid w:val="008B25AE"/>
    <w:rsid w:val="008B2A4A"/>
    <w:rsid w:val="008B2E9C"/>
    <w:rsid w:val="008B35BF"/>
    <w:rsid w:val="008B3DA4"/>
    <w:rsid w:val="008B4685"/>
    <w:rsid w:val="008B487F"/>
    <w:rsid w:val="008B4A0A"/>
    <w:rsid w:val="008B4C20"/>
    <w:rsid w:val="008B5198"/>
    <w:rsid w:val="008B55E7"/>
    <w:rsid w:val="008B567F"/>
    <w:rsid w:val="008B5783"/>
    <w:rsid w:val="008B5A56"/>
    <w:rsid w:val="008B5AA4"/>
    <w:rsid w:val="008B610E"/>
    <w:rsid w:val="008B6197"/>
    <w:rsid w:val="008B6209"/>
    <w:rsid w:val="008B63EC"/>
    <w:rsid w:val="008B69F4"/>
    <w:rsid w:val="008B6F85"/>
    <w:rsid w:val="008B7592"/>
    <w:rsid w:val="008B7C8B"/>
    <w:rsid w:val="008C0185"/>
    <w:rsid w:val="008C031E"/>
    <w:rsid w:val="008C0363"/>
    <w:rsid w:val="008C054E"/>
    <w:rsid w:val="008C0920"/>
    <w:rsid w:val="008C0A96"/>
    <w:rsid w:val="008C0AB6"/>
    <w:rsid w:val="008C0C88"/>
    <w:rsid w:val="008C0E59"/>
    <w:rsid w:val="008C12DB"/>
    <w:rsid w:val="008C240A"/>
    <w:rsid w:val="008C2768"/>
    <w:rsid w:val="008C28E0"/>
    <w:rsid w:val="008C2AA0"/>
    <w:rsid w:val="008C2B5A"/>
    <w:rsid w:val="008C31B3"/>
    <w:rsid w:val="008C362D"/>
    <w:rsid w:val="008C36B0"/>
    <w:rsid w:val="008C39C5"/>
    <w:rsid w:val="008C3EB7"/>
    <w:rsid w:val="008C4154"/>
    <w:rsid w:val="008C4232"/>
    <w:rsid w:val="008C49A6"/>
    <w:rsid w:val="008C5131"/>
    <w:rsid w:val="008C594C"/>
    <w:rsid w:val="008C5F12"/>
    <w:rsid w:val="008C630E"/>
    <w:rsid w:val="008C6E70"/>
    <w:rsid w:val="008C72CC"/>
    <w:rsid w:val="008C767B"/>
    <w:rsid w:val="008C7A0C"/>
    <w:rsid w:val="008D0571"/>
    <w:rsid w:val="008D0DF9"/>
    <w:rsid w:val="008D0F96"/>
    <w:rsid w:val="008D1488"/>
    <w:rsid w:val="008D16CC"/>
    <w:rsid w:val="008D17B0"/>
    <w:rsid w:val="008D196B"/>
    <w:rsid w:val="008D1A96"/>
    <w:rsid w:val="008D245D"/>
    <w:rsid w:val="008D2747"/>
    <w:rsid w:val="008D2A7A"/>
    <w:rsid w:val="008D36E8"/>
    <w:rsid w:val="008D37AD"/>
    <w:rsid w:val="008D3B87"/>
    <w:rsid w:val="008D3F93"/>
    <w:rsid w:val="008D4F55"/>
    <w:rsid w:val="008D53DA"/>
    <w:rsid w:val="008D561E"/>
    <w:rsid w:val="008D66C1"/>
    <w:rsid w:val="008D68C1"/>
    <w:rsid w:val="008D72BB"/>
    <w:rsid w:val="008D7306"/>
    <w:rsid w:val="008D73C0"/>
    <w:rsid w:val="008D765F"/>
    <w:rsid w:val="008D7F2D"/>
    <w:rsid w:val="008E0539"/>
    <w:rsid w:val="008E102D"/>
    <w:rsid w:val="008E1058"/>
    <w:rsid w:val="008E1103"/>
    <w:rsid w:val="008E1307"/>
    <w:rsid w:val="008E15E8"/>
    <w:rsid w:val="008E1A43"/>
    <w:rsid w:val="008E1C0A"/>
    <w:rsid w:val="008E1C39"/>
    <w:rsid w:val="008E1E95"/>
    <w:rsid w:val="008E206D"/>
    <w:rsid w:val="008E210B"/>
    <w:rsid w:val="008E290E"/>
    <w:rsid w:val="008E316C"/>
    <w:rsid w:val="008E358A"/>
    <w:rsid w:val="008E3A14"/>
    <w:rsid w:val="008E3C82"/>
    <w:rsid w:val="008E412D"/>
    <w:rsid w:val="008E4B3D"/>
    <w:rsid w:val="008E4C70"/>
    <w:rsid w:val="008E4CB6"/>
    <w:rsid w:val="008E4D91"/>
    <w:rsid w:val="008E52B6"/>
    <w:rsid w:val="008E5581"/>
    <w:rsid w:val="008E5E7B"/>
    <w:rsid w:val="008E5F78"/>
    <w:rsid w:val="008E611A"/>
    <w:rsid w:val="008E63E6"/>
    <w:rsid w:val="008E6456"/>
    <w:rsid w:val="008E677B"/>
    <w:rsid w:val="008E67C8"/>
    <w:rsid w:val="008E692B"/>
    <w:rsid w:val="008E6DBD"/>
    <w:rsid w:val="008E6E32"/>
    <w:rsid w:val="008E6E97"/>
    <w:rsid w:val="008E6EC5"/>
    <w:rsid w:val="008E7139"/>
    <w:rsid w:val="008E7B44"/>
    <w:rsid w:val="008E7CD5"/>
    <w:rsid w:val="008F0572"/>
    <w:rsid w:val="008F0B0F"/>
    <w:rsid w:val="008F0C35"/>
    <w:rsid w:val="008F123A"/>
    <w:rsid w:val="008F15AE"/>
    <w:rsid w:val="008F1760"/>
    <w:rsid w:val="008F1EF6"/>
    <w:rsid w:val="008F1F0B"/>
    <w:rsid w:val="008F268A"/>
    <w:rsid w:val="008F283B"/>
    <w:rsid w:val="008F3193"/>
    <w:rsid w:val="008F3523"/>
    <w:rsid w:val="008F387B"/>
    <w:rsid w:val="008F3D2E"/>
    <w:rsid w:val="008F439C"/>
    <w:rsid w:val="008F44F0"/>
    <w:rsid w:val="008F4792"/>
    <w:rsid w:val="008F47E3"/>
    <w:rsid w:val="008F49A1"/>
    <w:rsid w:val="008F4CFE"/>
    <w:rsid w:val="008F4DC6"/>
    <w:rsid w:val="008F5941"/>
    <w:rsid w:val="008F5F86"/>
    <w:rsid w:val="008F6068"/>
    <w:rsid w:val="008F65BD"/>
    <w:rsid w:val="008F6CB2"/>
    <w:rsid w:val="008F6CD3"/>
    <w:rsid w:val="008F70CA"/>
    <w:rsid w:val="008F70F2"/>
    <w:rsid w:val="008F717C"/>
    <w:rsid w:val="008F769A"/>
    <w:rsid w:val="008F794B"/>
    <w:rsid w:val="00900467"/>
    <w:rsid w:val="00900511"/>
    <w:rsid w:val="00900784"/>
    <w:rsid w:val="00900981"/>
    <w:rsid w:val="009013EB"/>
    <w:rsid w:val="00901AE5"/>
    <w:rsid w:val="00901BD4"/>
    <w:rsid w:val="0090205A"/>
    <w:rsid w:val="009022C2"/>
    <w:rsid w:val="009025D9"/>
    <w:rsid w:val="00902663"/>
    <w:rsid w:val="009028A6"/>
    <w:rsid w:val="009029DD"/>
    <w:rsid w:val="00902C84"/>
    <w:rsid w:val="00903008"/>
    <w:rsid w:val="009039FF"/>
    <w:rsid w:val="00903F56"/>
    <w:rsid w:val="00903F83"/>
    <w:rsid w:val="0090428E"/>
    <w:rsid w:val="00904AE8"/>
    <w:rsid w:val="00905C49"/>
    <w:rsid w:val="00905D3F"/>
    <w:rsid w:val="00905F3A"/>
    <w:rsid w:val="009061D0"/>
    <w:rsid w:val="009061D1"/>
    <w:rsid w:val="0090623B"/>
    <w:rsid w:val="009062B6"/>
    <w:rsid w:val="009064FC"/>
    <w:rsid w:val="009065B2"/>
    <w:rsid w:val="00906C4A"/>
    <w:rsid w:val="00906CF5"/>
    <w:rsid w:val="0090707C"/>
    <w:rsid w:val="0090739F"/>
    <w:rsid w:val="00907643"/>
    <w:rsid w:val="00907D7F"/>
    <w:rsid w:val="00907FDA"/>
    <w:rsid w:val="009105A3"/>
    <w:rsid w:val="0091066E"/>
    <w:rsid w:val="009109A5"/>
    <w:rsid w:val="00910B2A"/>
    <w:rsid w:val="00910C98"/>
    <w:rsid w:val="00910D85"/>
    <w:rsid w:val="00911098"/>
    <w:rsid w:val="009110E3"/>
    <w:rsid w:val="00911650"/>
    <w:rsid w:val="00911B07"/>
    <w:rsid w:val="00911B63"/>
    <w:rsid w:val="00911D03"/>
    <w:rsid w:val="00911FA4"/>
    <w:rsid w:val="009128D5"/>
    <w:rsid w:val="00912BB3"/>
    <w:rsid w:val="00913649"/>
    <w:rsid w:val="009137B9"/>
    <w:rsid w:val="009138F4"/>
    <w:rsid w:val="00913909"/>
    <w:rsid w:val="00913B58"/>
    <w:rsid w:val="009141DF"/>
    <w:rsid w:val="009143F1"/>
    <w:rsid w:val="0091469C"/>
    <w:rsid w:val="009150DD"/>
    <w:rsid w:val="00915520"/>
    <w:rsid w:val="00915C05"/>
    <w:rsid w:val="00915D58"/>
    <w:rsid w:val="00915D6F"/>
    <w:rsid w:val="009163EF"/>
    <w:rsid w:val="00916B89"/>
    <w:rsid w:val="009171D4"/>
    <w:rsid w:val="009173E9"/>
    <w:rsid w:val="009173FE"/>
    <w:rsid w:val="00917A19"/>
    <w:rsid w:val="00917AF1"/>
    <w:rsid w:val="00917D21"/>
    <w:rsid w:val="00917E2E"/>
    <w:rsid w:val="0092056E"/>
    <w:rsid w:val="00920BA2"/>
    <w:rsid w:val="00920D45"/>
    <w:rsid w:val="00920E1E"/>
    <w:rsid w:val="00921026"/>
    <w:rsid w:val="0092135A"/>
    <w:rsid w:val="009217A3"/>
    <w:rsid w:val="0092187D"/>
    <w:rsid w:val="0092214D"/>
    <w:rsid w:val="0092217E"/>
    <w:rsid w:val="009222B0"/>
    <w:rsid w:val="0092285F"/>
    <w:rsid w:val="00922910"/>
    <w:rsid w:val="0092291F"/>
    <w:rsid w:val="00922E8A"/>
    <w:rsid w:val="00923067"/>
    <w:rsid w:val="00923797"/>
    <w:rsid w:val="0092383C"/>
    <w:rsid w:val="0092412C"/>
    <w:rsid w:val="009241C2"/>
    <w:rsid w:val="0092421F"/>
    <w:rsid w:val="009247FF"/>
    <w:rsid w:val="00924BDC"/>
    <w:rsid w:val="00924D83"/>
    <w:rsid w:val="0092559C"/>
    <w:rsid w:val="009257E0"/>
    <w:rsid w:val="00925D60"/>
    <w:rsid w:val="00925F3A"/>
    <w:rsid w:val="00925FAD"/>
    <w:rsid w:val="009266C7"/>
    <w:rsid w:val="00926947"/>
    <w:rsid w:val="00926F0B"/>
    <w:rsid w:val="00927000"/>
    <w:rsid w:val="009270AA"/>
    <w:rsid w:val="00927105"/>
    <w:rsid w:val="00927117"/>
    <w:rsid w:val="0092757C"/>
    <w:rsid w:val="00927D5E"/>
    <w:rsid w:val="00927E39"/>
    <w:rsid w:val="00927E99"/>
    <w:rsid w:val="00927F53"/>
    <w:rsid w:val="00927FAF"/>
    <w:rsid w:val="00927FB6"/>
    <w:rsid w:val="00930008"/>
    <w:rsid w:val="00931082"/>
    <w:rsid w:val="00931544"/>
    <w:rsid w:val="009315E5"/>
    <w:rsid w:val="009316E1"/>
    <w:rsid w:val="00931705"/>
    <w:rsid w:val="00931AD7"/>
    <w:rsid w:val="00931C38"/>
    <w:rsid w:val="00932692"/>
    <w:rsid w:val="00932989"/>
    <w:rsid w:val="009329A3"/>
    <w:rsid w:val="00933105"/>
    <w:rsid w:val="00933349"/>
    <w:rsid w:val="00933519"/>
    <w:rsid w:val="009336D8"/>
    <w:rsid w:val="00933879"/>
    <w:rsid w:val="00933A32"/>
    <w:rsid w:val="00933FF2"/>
    <w:rsid w:val="009343C0"/>
    <w:rsid w:val="009348D5"/>
    <w:rsid w:val="0093491D"/>
    <w:rsid w:val="00934A07"/>
    <w:rsid w:val="00934B25"/>
    <w:rsid w:val="00935057"/>
    <w:rsid w:val="0093512F"/>
    <w:rsid w:val="009353CA"/>
    <w:rsid w:val="009358DA"/>
    <w:rsid w:val="00935BF2"/>
    <w:rsid w:val="00935F7D"/>
    <w:rsid w:val="00936081"/>
    <w:rsid w:val="009364A3"/>
    <w:rsid w:val="0093657C"/>
    <w:rsid w:val="0093687B"/>
    <w:rsid w:val="00936E9B"/>
    <w:rsid w:val="0093753A"/>
    <w:rsid w:val="00937A19"/>
    <w:rsid w:val="009400A2"/>
    <w:rsid w:val="00940183"/>
    <w:rsid w:val="009408DF"/>
    <w:rsid w:val="00940A0B"/>
    <w:rsid w:val="00940FB1"/>
    <w:rsid w:val="0094120D"/>
    <w:rsid w:val="00942104"/>
    <w:rsid w:val="00942893"/>
    <w:rsid w:val="00942BF6"/>
    <w:rsid w:val="009434D2"/>
    <w:rsid w:val="00943591"/>
    <w:rsid w:val="009436D7"/>
    <w:rsid w:val="009439FF"/>
    <w:rsid w:val="00943A2B"/>
    <w:rsid w:val="00943D2D"/>
    <w:rsid w:val="00943D5D"/>
    <w:rsid w:val="00944023"/>
    <w:rsid w:val="0094404C"/>
    <w:rsid w:val="00944523"/>
    <w:rsid w:val="009446BE"/>
    <w:rsid w:val="00944D44"/>
    <w:rsid w:val="00945A2B"/>
    <w:rsid w:val="009460FE"/>
    <w:rsid w:val="0094655B"/>
    <w:rsid w:val="009465D6"/>
    <w:rsid w:val="009468C5"/>
    <w:rsid w:val="00946E6B"/>
    <w:rsid w:val="009471BA"/>
    <w:rsid w:val="00947564"/>
    <w:rsid w:val="00947A28"/>
    <w:rsid w:val="00947C7C"/>
    <w:rsid w:val="0095001C"/>
    <w:rsid w:val="0095056D"/>
    <w:rsid w:val="0095079B"/>
    <w:rsid w:val="00950B86"/>
    <w:rsid w:val="00950BA4"/>
    <w:rsid w:val="00951094"/>
    <w:rsid w:val="0095110E"/>
    <w:rsid w:val="0095137B"/>
    <w:rsid w:val="009514FC"/>
    <w:rsid w:val="0095158C"/>
    <w:rsid w:val="00951633"/>
    <w:rsid w:val="0095176C"/>
    <w:rsid w:val="009517D2"/>
    <w:rsid w:val="009517FB"/>
    <w:rsid w:val="00951B04"/>
    <w:rsid w:val="00951D8C"/>
    <w:rsid w:val="00951DD4"/>
    <w:rsid w:val="00951F35"/>
    <w:rsid w:val="00951F75"/>
    <w:rsid w:val="009524D7"/>
    <w:rsid w:val="00952567"/>
    <w:rsid w:val="00952CEC"/>
    <w:rsid w:val="009537E7"/>
    <w:rsid w:val="00953898"/>
    <w:rsid w:val="009538ED"/>
    <w:rsid w:val="00953B9B"/>
    <w:rsid w:val="009540AD"/>
    <w:rsid w:val="0095425A"/>
    <w:rsid w:val="009543B9"/>
    <w:rsid w:val="00954B2F"/>
    <w:rsid w:val="00954EE8"/>
    <w:rsid w:val="009554DB"/>
    <w:rsid w:val="00955B32"/>
    <w:rsid w:val="00955C8C"/>
    <w:rsid w:val="00956374"/>
    <w:rsid w:val="00956497"/>
    <w:rsid w:val="00956643"/>
    <w:rsid w:val="009566CC"/>
    <w:rsid w:val="00957483"/>
    <w:rsid w:val="0095757A"/>
    <w:rsid w:val="0095797F"/>
    <w:rsid w:val="00957B61"/>
    <w:rsid w:val="00957EEC"/>
    <w:rsid w:val="0096027B"/>
    <w:rsid w:val="0096103B"/>
    <w:rsid w:val="00961114"/>
    <w:rsid w:val="0096146D"/>
    <w:rsid w:val="009617F4"/>
    <w:rsid w:val="0096187A"/>
    <w:rsid w:val="0096215B"/>
    <w:rsid w:val="0096229C"/>
    <w:rsid w:val="009622AF"/>
    <w:rsid w:val="009629BE"/>
    <w:rsid w:val="00962CD4"/>
    <w:rsid w:val="00962D16"/>
    <w:rsid w:val="00962D69"/>
    <w:rsid w:val="00962E4E"/>
    <w:rsid w:val="00963189"/>
    <w:rsid w:val="009633DA"/>
    <w:rsid w:val="00963468"/>
    <w:rsid w:val="00963CCD"/>
    <w:rsid w:val="00963D6D"/>
    <w:rsid w:val="0096453C"/>
    <w:rsid w:val="00964B7E"/>
    <w:rsid w:val="009651D6"/>
    <w:rsid w:val="00965BB1"/>
    <w:rsid w:val="00965EAC"/>
    <w:rsid w:val="00966118"/>
    <w:rsid w:val="0096643D"/>
    <w:rsid w:val="00966783"/>
    <w:rsid w:val="00966BF5"/>
    <w:rsid w:val="009670C7"/>
    <w:rsid w:val="009675DE"/>
    <w:rsid w:val="00967A3C"/>
    <w:rsid w:val="00967D90"/>
    <w:rsid w:val="00967E3E"/>
    <w:rsid w:val="00970957"/>
    <w:rsid w:val="00970FE8"/>
    <w:rsid w:val="00971005"/>
    <w:rsid w:val="00971B08"/>
    <w:rsid w:val="00972112"/>
    <w:rsid w:val="00972BE6"/>
    <w:rsid w:val="00972DF1"/>
    <w:rsid w:val="00973165"/>
    <w:rsid w:val="009733CF"/>
    <w:rsid w:val="009738CD"/>
    <w:rsid w:val="00974368"/>
    <w:rsid w:val="0097467B"/>
    <w:rsid w:val="00974AD7"/>
    <w:rsid w:val="00974CA9"/>
    <w:rsid w:val="0097502A"/>
    <w:rsid w:val="00975082"/>
    <w:rsid w:val="00975B7F"/>
    <w:rsid w:val="00975C88"/>
    <w:rsid w:val="00975D50"/>
    <w:rsid w:val="00976160"/>
    <w:rsid w:val="00976575"/>
    <w:rsid w:val="0097698B"/>
    <w:rsid w:val="00976B67"/>
    <w:rsid w:val="00976EDF"/>
    <w:rsid w:val="009770C9"/>
    <w:rsid w:val="009775AB"/>
    <w:rsid w:val="009800E4"/>
    <w:rsid w:val="00980118"/>
    <w:rsid w:val="00980121"/>
    <w:rsid w:val="009806C5"/>
    <w:rsid w:val="009807DE"/>
    <w:rsid w:val="0098091F"/>
    <w:rsid w:val="00980C26"/>
    <w:rsid w:val="00980F81"/>
    <w:rsid w:val="00980F9E"/>
    <w:rsid w:val="00981662"/>
    <w:rsid w:val="00981A4C"/>
    <w:rsid w:val="00981B44"/>
    <w:rsid w:val="00981CF6"/>
    <w:rsid w:val="00981F86"/>
    <w:rsid w:val="00982056"/>
    <w:rsid w:val="00982593"/>
    <w:rsid w:val="00982BAC"/>
    <w:rsid w:val="00982E62"/>
    <w:rsid w:val="00982E76"/>
    <w:rsid w:val="00982E79"/>
    <w:rsid w:val="00982E96"/>
    <w:rsid w:val="009830AC"/>
    <w:rsid w:val="0098338E"/>
    <w:rsid w:val="00983405"/>
    <w:rsid w:val="009845E9"/>
    <w:rsid w:val="00984964"/>
    <w:rsid w:val="00984B2F"/>
    <w:rsid w:val="00984EE0"/>
    <w:rsid w:val="0098513B"/>
    <w:rsid w:val="009851BA"/>
    <w:rsid w:val="009855A8"/>
    <w:rsid w:val="00985D4D"/>
    <w:rsid w:val="00985EFE"/>
    <w:rsid w:val="009868E0"/>
    <w:rsid w:val="00986986"/>
    <w:rsid w:val="00986D93"/>
    <w:rsid w:val="00987809"/>
    <w:rsid w:val="00987AD9"/>
    <w:rsid w:val="00987FFD"/>
    <w:rsid w:val="00990391"/>
    <w:rsid w:val="0099044C"/>
    <w:rsid w:val="00990665"/>
    <w:rsid w:val="009908A2"/>
    <w:rsid w:val="00990CA6"/>
    <w:rsid w:val="00990DF8"/>
    <w:rsid w:val="009916E3"/>
    <w:rsid w:val="00991723"/>
    <w:rsid w:val="00991849"/>
    <w:rsid w:val="00991880"/>
    <w:rsid w:val="00991969"/>
    <w:rsid w:val="00991B69"/>
    <w:rsid w:val="00992445"/>
    <w:rsid w:val="00992E68"/>
    <w:rsid w:val="00992F6D"/>
    <w:rsid w:val="00993209"/>
    <w:rsid w:val="009935D2"/>
    <w:rsid w:val="00993699"/>
    <w:rsid w:val="009936CB"/>
    <w:rsid w:val="009938CF"/>
    <w:rsid w:val="009941D6"/>
    <w:rsid w:val="009941F3"/>
    <w:rsid w:val="00994203"/>
    <w:rsid w:val="00994591"/>
    <w:rsid w:val="00994D8A"/>
    <w:rsid w:val="009952C9"/>
    <w:rsid w:val="009955E5"/>
    <w:rsid w:val="00995B10"/>
    <w:rsid w:val="00995BF5"/>
    <w:rsid w:val="009963AF"/>
    <w:rsid w:val="00996483"/>
    <w:rsid w:val="00996861"/>
    <w:rsid w:val="00996B0C"/>
    <w:rsid w:val="00996C12"/>
    <w:rsid w:val="00996C9F"/>
    <w:rsid w:val="00996E5F"/>
    <w:rsid w:val="00996ED1"/>
    <w:rsid w:val="00996F6F"/>
    <w:rsid w:val="00997004"/>
    <w:rsid w:val="0099707B"/>
    <w:rsid w:val="0099737E"/>
    <w:rsid w:val="00997D8A"/>
    <w:rsid w:val="00997E2E"/>
    <w:rsid w:val="009A0875"/>
    <w:rsid w:val="009A0BEC"/>
    <w:rsid w:val="009A0D41"/>
    <w:rsid w:val="009A1153"/>
    <w:rsid w:val="009A1224"/>
    <w:rsid w:val="009A1560"/>
    <w:rsid w:val="009A1878"/>
    <w:rsid w:val="009A188B"/>
    <w:rsid w:val="009A1A10"/>
    <w:rsid w:val="009A1B8C"/>
    <w:rsid w:val="009A2A59"/>
    <w:rsid w:val="009A2E55"/>
    <w:rsid w:val="009A3700"/>
    <w:rsid w:val="009A37B8"/>
    <w:rsid w:val="009A3BDE"/>
    <w:rsid w:val="009A3EC5"/>
    <w:rsid w:val="009A4287"/>
    <w:rsid w:val="009A43E6"/>
    <w:rsid w:val="009A4533"/>
    <w:rsid w:val="009A46F2"/>
    <w:rsid w:val="009A47C4"/>
    <w:rsid w:val="009A47DF"/>
    <w:rsid w:val="009A484B"/>
    <w:rsid w:val="009A4898"/>
    <w:rsid w:val="009A4EB0"/>
    <w:rsid w:val="009A4ED3"/>
    <w:rsid w:val="009A4F05"/>
    <w:rsid w:val="009A4F84"/>
    <w:rsid w:val="009A50CB"/>
    <w:rsid w:val="009A5157"/>
    <w:rsid w:val="009A53EC"/>
    <w:rsid w:val="009A5670"/>
    <w:rsid w:val="009A5ADA"/>
    <w:rsid w:val="009A5C57"/>
    <w:rsid w:val="009A5D83"/>
    <w:rsid w:val="009A602F"/>
    <w:rsid w:val="009A6431"/>
    <w:rsid w:val="009A6827"/>
    <w:rsid w:val="009A6D79"/>
    <w:rsid w:val="009A6DC7"/>
    <w:rsid w:val="009A7076"/>
    <w:rsid w:val="009A7596"/>
    <w:rsid w:val="009A79C8"/>
    <w:rsid w:val="009A7FAD"/>
    <w:rsid w:val="009A7FB2"/>
    <w:rsid w:val="009B0210"/>
    <w:rsid w:val="009B0840"/>
    <w:rsid w:val="009B0F70"/>
    <w:rsid w:val="009B13B9"/>
    <w:rsid w:val="009B164E"/>
    <w:rsid w:val="009B1EB7"/>
    <w:rsid w:val="009B2D0E"/>
    <w:rsid w:val="009B31D3"/>
    <w:rsid w:val="009B373C"/>
    <w:rsid w:val="009B3DC7"/>
    <w:rsid w:val="009B3E55"/>
    <w:rsid w:val="009B458E"/>
    <w:rsid w:val="009B4CC6"/>
    <w:rsid w:val="009B50C7"/>
    <w:rsid w:val="009B513E"/>
    <w:rsid w:val="009B5478"/>
    <w:rsid w:val="009B5525"/>
    <w:rsid w:val="009B56F4"/>
    <w:rsid w:val="009B5749"/>
    <w:rsid w:val="009B5A9A"/>
    <w:rsid w:val="009B5B49"/>
    <w:rsid w:val="009B5C0A"/>
    <w:rsid w:val="009B5F1E"/>
    <w:rsid w:val="009B60D3"/>
    <w:rsid w:val="009B6114"/>
    <w:rsid w:val="009B660A"/>
    <w:rsid w:val="009B6B83"/>
    <w:rsid w:val="009B7098"/>
    <w:rsid w:val="009C024C"/>
    <w:rsid w:val="009C0FBE"/>
    <w:rsid w:val="009C11CC"/>
    <w:rsid w:val="009C163C"/>
    <w:rsid w:val="009C1950"/>
    <w:rsid w:val="009C1DAC"/>
    <w:rsid w:val="009C1EB9"/>
    <w:rsid w:val="009C2397"/>
    <w:rsid w:val="009C24FE"/>
    <w:rsid w:val="009C2A36"/>
    <w:rsid w:val="009C2A63"/>
    <w:rsid w:val="009C2C7A"/>
    <w:rsid w:val="009C2E98"/>
    <w:rsid w:val="009C3233"/>
    <w:rsid w:val="009C32F8"/>
    <w:rsid w:val="009C34AB"/>
    <w:rsid w:val="009C35B8"/>
    <w:rsid w:val="009C395C"/>
    <w:rsid w:val="009C3E91"/>
    <w:rsid w:val="009C3F59"/>
    <w:rsid w:val="009C409C"/>
    <w:rsid w:val="009C4403"/>
    <w:rsid w:val="009C4474"/>
    <w:rsid w:val="009C4530"/>
    <w:rsid w:val="009C4633"/>
    <w:rsid w:val="009C4B26"/>
    <w:rsid w:val="009C4C43"/>
    <w:rsid w:val="009C4DC6"/>
    <w:rsid w:val="009C4EF1"/>
    <w:rsid w:val="009C5050"/>
    <w:rsid w:val="009C5069"/>
    <w:rsid w:val="009C52D1"/>
    <w:rsid w:val="009C5584"/>
    <w:rsid w:val="009C5858"/>
    <w:rsid w:val="009C58A5"/>
    <w:rsid w:val="009C5B5F"/>
    <w:rsid w:val="009C5CFC"/>
    <w:rsid w:val="009C6B51"/>
    <w:rsid w:val="009C6D34"/>
    <w:rsid w:val="009C6DE3"/>
    <w:rsid w:val="009C70DC"/>
    <w:rsid w:val="009C7912"/>
    <w:rsid w:val="009C7C20"/>
    <w:rsid w:val="009C7CA7"/>
    <w:rsid w:val="009D0119"/>
    <w:rsid w:val="009D06DA"/>
    <w:rsid w:val="009D0AE0"/>
    <w:rsid w:val="009D0E5A"/>
    <w:rsid w:val="009D0E7B"/>
    <w:rsid w:val="009D1181"/>
    <w:rsid w:val="009D1193"/>
    <w:rsid w:val="009D175B"/>
    <w:rsid w:val="009D17C8"/>
    <w:rsid w:val="009D1F2C"/>
    <w:rsid w:val="009D202F"/>
    <w:rsid w:val="009D2151"/>
    <w:rsid w:val="009D21F5"/>
    <w:rsid w:val="009D237C"/>
    <w:rsid w:val="009D2392"/>
    <w:rsid w:val="009D23D8"/>
    <w:rsid w:val="009D242D"/>
    <w:rsid w:val="009D258E"/>
    <w:rsid w:val="009D29B9"/>
    <w:rsid w:val="009D29F5"/>
    <w:rsid w:val="009D2D58"/>
    <w:rsid w:val="009D30B1"/>
    <w:rsid w:val="009D317C"/>
    <w:rsid w:val="009D350A"/>
    <w:rsid w:val="009D3C0F"/>
    <w:rsid w:val="009D4375"/>
    <w:rsid w:val="009D45CE"/>
    <w:rsid w:val="009D4BEF"/>
    <w:rsid w:val="009D4C9B"/>
    <w:rsid w:val="009D5043"/>
    <w:rsid w:val="009D504A"/>
    <w:rsid w:val="009D5283"/>
    <w:rsid w:val="009D529C"/>
    <w:rsid w:val="009D5A0A"/>
    <w:rsid w:val="009D5BCF"/>
    <w:rsid w:val="009D5E2C"/>
    <w:rsid w:val="009D6389"/>
    <w:rsid w:val="009D6540"/>
    <w:rsid w:val="009D65CE"/>
    <w:rsid w:val="009D6FBD"/>
    <w:rsid w:val="009D749D"/>
    <w:rsid w:val="009D7531"/>
    <w:rsid w:val="009E0346"/>
    <w:rsid w:val="009E0AF9"/>
    <w:rsid w:val="009E0BC6"/>
    <w:rsid w:val="009E0C28"/>
    <w:rsid w:val="009E1738"/>
    <w:rsid w:val="009E18A3"/>
    <w:rsid w:val="009E1DFD"/>
    <w:rsid w:val="009E21CE"/>
    <w:rsid w:val="009E249E"/>
    <w:rsid w:val="009E27C1"/>
    <w:rsid w:val="009E3089"/>
    <w:rsid w:val="009E328D"/>
    <w:rsid w:val="009E3859"/>
    <w:rsid w:val="009E3994"/>
    <w:rsid w:val="009E3C43"/>
    <w:rsid w:val="009E3F53"/>
    <w:rsid w:val="009E4175"/>
    <w:rsid w:val="009E429C"/>
    <w:rsid w:val="009E4484"/>
    <w:rsid w:val="009E44A1"/>
    <w:rsid w:val="009E47E5"/>
    <w:rsid w:val="009E4AD3"/>
    <w:rsid w:val="009E4E1A"/>
    <w:rsid w:val="009E4E4D"/>
    <w:rsid w:val="009E4F11"/>
    <w:rsid w:val="009E55F4"/>
    <w:rsid w:val="009E5A63"/>
    <w:rsid w:val="009E5A9C"/>
    <w:rsid w:val="009E5DC3"/>
    <w:rsid w:val="009E5E75"/>
    <w:rsid w:val="009E5ECC"/>
    <w:rsid w:val="009E6209"/>
    <w:rsid w:val="009E640B"/>
    <w:rsid w:val="009E69B8"/>
    <w:rsid w:val="009E6E96"/>
    <w:rsid w:val="009E6FFE"/>
    <w:rsid w:val="009E72E7"/>
    <w:rsid w:val="009E76D1"/>
    <w:rsid w:val="009E7AFF"/>
    <w:rsid w:val="009E7EFD"/>
    <w:rsid w:val="009E7FB0"/>
    <w:rsid w:val="009F0033"/>
    <w:rsid w:val="009F01BE"/>
    <w:rsid w:val="009F0AB3"/>
    <w:rsid w:val="009F0B0F"/>
    <w:rsid w:val="009F0D1A"/>
    <w:rsid w:val="009F1485"/>
    <w:rsid w:val="009F1BA2"/>
    <w:rsid w:val="009F1E35"/>
    <w:rsid w:val="009F1F6E"/>
    <w:rsid w:val="009F1FC7"/>
    <w:rsid w:val="009F2271"/>
    <w:rsid w:val="009F2425"/>
    <w:rsid w:val="009F24AF"/>
    <w:rsid w:val="009F27DD"/>
    <w:rsid w:val="009F2A69"/>
    <w:rsid w:val="009F2E95"/>
    <w:rsid w:val="009F32A1"/>
    <w:rsid w:val="009F32A2"/>
    <w:rsid w:val="009F3A91"/>
    <w:rsid w:val="009F3F94"/>
    <w:rsid w:val="009F40A8"/>
    <w:rsid w:val="009F4368"/>
    <w:rsid w:val="009F470F"/>
    <w:rsid w:val="009F496C"/>
    <w:rsid w:val="009F49C4"/>
    <w:rsid w:val="009F4A8B"/>
    <w:rsid w:val="009F4E23"/>
    <w:rsid w:val="009F5631"/>
    <w:rsid w:val="009F5954"/>
    <w:rsid w:val="009F5F00"/>
    <w:rsid w:val="009F6112"/>
    <w:rsid w:val="009F6387"/>
    <w:rsid w:val="009F668F"/>
    <w:rsid w:val="009F67D7"/>
    <w:rsid w:val="009F6A80"/>
    <w:rsid w:val="009F6DE8"/>
    <w:rsid w:val="009F6EE0"/>
    <w:rsid w:val="009F7048"/>
    <w:rsid w:val="009F7389"/>
    <w:rsid w:val="009F7A97"/>
    <w:rsid w:val="009F7B0C"/>
    <w:rsid w:val="009F7F1E"/>
    <w:rsid w:val="00A0108A"/>
    <w:rsid w:val="00A0115F"/>
    <w:rsid w:val="00A012C0"/>
    <w:rsid w:val="00A01552"/>
    <w:rsid w:val="00A018EC"/>
    <w:rsid w:val="00A0195B"/>
    <w:rsid w:val="00A01D16"/>
    <w:rsid w:val="00A01EC6"/>
    <w:rsid w:val="00A01FBD"/>
    <w:rsid w:val="00A022B4"/>
    <w:rsid w:val="00A02C65"/>
    <w:rsid w:val="00A03179"/>
    <w:rsid w:val="00A0318E"/>
    <w:rsid w:val="00A03901"/>
    <w:rsid w:val="00A044FD"/>
    <w:rsid w:val="00A04759"/>
    <w:rsid w:val="00A04767"/>
    <w:rsid w:val="00A04C3E"/>
    <w:rsid w:val="00A0587C"/>
    <w:rsid w:val="00A05FB4"/>
    <w:rsid w:val="00A05FEB"/>
    <w:rsid w:val="00A0627B"/>
    <w:rsid w:val="00A0652B"/>
    <w:rsid w:val="00A0679D"/>
    <w:rsid w:val="00A06B3E"/>
    <w:rsid w:val="00A06BEB"/>
    <w:rsid w:val="00A06DDB"/>
    <w:rsid w:val="00A071BE"/>
    <w:rsid w:val="00A07514"/>
    <w:rsid w:val="00A07587"/>
    <w:rsid w:val="00A076E8"/>
    <w:rsid w:val="00A0785A"/>
    <w:rsid w:val="00A079D9"/>
    <w:rsid w:val="00A1011E"/>
    <w:rsid w:val="00A101AB"/>
    <w:rsid w:val="00A10353"/>
    <w:rsid w:val="00A10A90"/>
    <w:rsid w:val="00A10C6B"/>
    <w:rsid w:val="00A10E26"/>
    <w:rsid w:val="00A11036"/>
    <w:rsid w:val="00A11507"/>
    <w:rsid w:val="00A119F8"/>
    <w:rsid w:val="00A11BA2"/>
    <w:rsid w:val="00A11D8F"/>
    <w:rsid w:val="00A11DDC"/>
    <w:rsid w:val="00A1220A"/>
    <w:rsid w:val="00A12852"/>
    <w:rsid w:val="00A131A0"/>
    <w:rsid w:val="00A131F0"/>
    <w:rsid w:val="00A139CB"/>
    <w:rsid w:val="00A13C8E"/>
    <w:rsid w:val="00A140DF"/>
    <w:rsid w:val="00A143D0"/>
    <w:rsid w:val="00A1466D"/>
    <w:rsid w:val="00A14B72"/>
    <w:rsid w:val="00A14C61"/>
    <w:rsid w:val="00A14E14"/>
    <w:rsid w:val="00A15B2E"/>
    <w:rsid w:val="00A15ED3"/>
    <w:rsid w:val="00A161E6"/>
    <w:rsid w:val="00A1634C"/>
    <w:rsid w:val="00A163D5"/>
    <w:rsid w:val="00A16A32"/>
    <w:rsid w:val="00A16C52"/>
    <w:rsid w:val="00A16E15"/>
    <w:rsid w:val="00A17613"/>
    <w:rsid w:val="00A176A5"/>
    <w:rsid w:val="00A177C4"/>
    <w:rsid w:val="00A17EC5"/>
    <w:rsid w:val="00A201A4"/>
    <w:rsid w:val="00A20249"/>
    <w:rsid w:val="00A2072A"/>
    <w:rsid w:val="00A2097B"/>
    <w:rsid w:val="00A20CC1"/>
    <w:rsid w:val="00A20CE1"/>
    <w:rsid w:val="00A21388"/>
    <w:rsid w:val="00A214CC"/>
    <w:rsid w:val="00A2232E"/>
    <w:rsid w:val="00A2243D"/>
    <w:rsid w:val="00A22558"/>
    <w:rsid w:val="00A22822"/>
    <w:rsid w:val="00A22A96"/>
    <w:rsid w:val="00A22BDB"/>
    <w:rsid w:val="00A22EC1"/>
    <w:rsid w:val="00A23483"/>
    <w:rsid w:val="00A236D1"/>
    <w:rsid w:val="00A23A8C"/>
    <w:rsid w:val="00A243DD"/>
    <w:rsid w:val="00A2541B"/>
    <w:rsid w:val="00A25647"/>
    <w:rsid w:val="00A257B6"/>
    <w:rsid w:val="00A25D54"/>
    <w:rsid w:val="00A265E5"/>
    <w:rsid w:val="00A26718"/>
    <w:rsid w:val="00A268C2"/>
    <w:rsid w:val="00A26F4E"/>
    <w:rsid w:val="00A2704A"/>
    <w:rsid w:val="00A30275"/>
    <w:rsid w:val="00A31044"/>
    <w:rsid w:val="00A312CD"/>
    <w:rsid w:val="00A31B9B"/>
    <w:rsid w:val="00A31DDA"/>
    <w:rsid w:val="00A3226B"/>
    <w:rsid w:val="00A325D2"/>
    <w:rsid w:val="00A32720"/>
    <w:rsid w:val="00A327F2"/>
    <w:rsid w:val="00A3281B"/>
    <w:rsid w:val="00A32A6B"/>
    <w:rsid w:val="00A32AF6"/>
    <w:rsid w:val="00A33010"/>
    <w:rsid w:val="00A331B5"/>
    <w:rsid w:val="00A3385C"/>
    <w:rsid w:val="00A3396E"/>
    <w:rsid w:val="00A33976"/>
    <w:rsid w:val="00A33DE9"/>
    <w:rsid w:val="00A34147"/>
    <w:rsid w:val="00A34295"/>
    <w:rsid w:val="00A347AA"/>
    <w:rsid w:val="00A34AED"/>
    <w:rsid w:val="00A34B29"/>
    <w:rsid w:val="00A34EE2"/>
    <w:rsid w:val="00A34EF0"/>
    <w:rsid w:val="00A34FA3"/>
    <w:rsid w:val="00A35591"/>
    <w:rsid w:val="00A35A3D"/>
    <w:rsid w:val="00A35D9E"/>
    <w:rsid w:val="00A36380"/>
    <w:rsid w:val="00A363DC"/>
    <w:rsid w:val="00A36AFC"/>
    <w:rsid w:val="00A36DA5"/>
    <w:rsid w:val="00A36F11"/>
    <w:rsid w:val="00A373B4"/>
    <w:rsid w:val="00A37756"/>
    <w:rsid w:val="00A378A1"/>
    <w:rsid w:val="00A37BAB"/>
    <w:rsid w:val="00A37BC6"/>
    <w:rsid w:val="00A37C4C"/>
    <w:rsid w:val="00A37D59"/>
    <w:rsid w:val="00A37E08"/>
    <w:rsid w:val="00A4010E"/>
    <w:rsid w:val="00A40310"/>
    <w:rsid w:val="00A4038C"/>
    <w:rsid w:val="00A42A9A"/>
    <w:rsid w:val="00A42FAB"/>
    <w:rsid w:val="00A434BA"/>
    <w:rsid w:val="00A43845"/>
    <w:rsid w:val="00A43D9B"/>
    <w:rsid w:val="00A43DF0"/>
    <w:rsid w:val="00A44131"/>
    <w:rsid w:val="00A44543"/>
    <w:rsid w:val="00A44563"/>
    <w:rsid w:val="00A44692"/>
    <w:rsid w:val="00A4470D"/>
    <w:rsid w:val="00A449B3"/>
    <w:rsid w:val="00A44C99"/>
    <w:rsid w:val="00A44CB3"/>
    <w:rsid w:val="00A452B6"/>
    <w:rsid w:val="00A45361"/>
    <w:rsid w:val="00A456ED"/>
    <w:rsid w:val="00A45985"/>
    <w:rsid w:val="00A45AD5"/>
    <w:rsid w:val="00A45B62"/>
    <w:rsid w:val="00A4665E"/>
    <w:rsid w:val="00A46E2E"/>
    <w:rsid w:val="00A4728F"/>
    <w:rsid w:val="00A476CB"/>
    <w:rsid w:val="00A47766"/>
    <w:rsid w:val="00A47E09"/>
    <w:rsid w:val="00A5068F"/>
    <w:rsid w:val="00A50698"/>
    <w:rsid w:val="00A50AC2"/>
    <w:rsid w:val="00A512F4"/>
    <w:rsid w:val="00A51659"/>
    <w:rsid w:val="00A51C44"/>
    <w:rsid w:val="00A51F32"/>
    <w:rsid w:val="00A5232B"/>
    <w:rsid w:val="00A52490"/>
    <w:rsid w:val="00A529CF"/>
    <w:rsid w:val="00A52DEA"/>
    <w:rsid w:val="00A52E60"/>
    <w:rsid w:val="00A533E0"/>
    <w:rsid w:val="00A53565"/>
    <w:rsid w:val="00A538CE"/>
    <w:rsid w:val="00A53ACC"/>
    <w:rsid w:val="00A53BA7"/>
    <w:rsid w:val="00A53BEE"/>
    <w:rsid w:val="00A53FCD"/>
    <w:rsid w:val="00A54108"/>
    <w:rsid w:val="00A54883"/>
    <w:rsid w:val="00A54974"/>
    <w:rsid w:val="00A54C2C"/>
    <w:rsid w:val="00A54D77"/>
    <w:rsid w:val="00A54DFD"/>
    <w:rsid w:val="00A54FFC"/>
    <w:rsid w:val="00A5502E"/>
    <w:rsid w:val="00A5537C"/>
    <w:rsid w:val="00A55B2A"/>
    <w:rsid w:val="00A56392"/>
    <w:rsid w:val="00A56664"/>
    <w:rsid w:val="00A578CC"/>
    <w:rsid w:val="00A5790C"/>
    <w:rsid w:val="00A57CB7"/>
    <w:rsid w:val="00A602BC"/>
    <w:rsid w:val="00A6062E"/>
    <w:rsid w:val="00A6075F"/>
    <w:rsid w:val="00A608D2"/>
    <w:rsid w:val="00A60C4E"/>
    <w:rsid w:val="00A60E39"/>
    <w:rsid w:val="00A61D71"/>
    <w:rsid w:val="00A626E3"/>
    <w:rsid w:val="00A627E4"/>
    <w:rsid w:val="00A62869"/>
    <w:rsid w:val="00A628F0"/>
    <w:rsid w:val="00A62A05"/>
    <w:rsid w:val="00A6328C"/>
    <w:rsid w:val="00A6333D"/>
    <w:rsid w:val="00A6353D"/>
    <w:rsid w:val="00A635E0"/>
    <w:rsid w:val="00A63B0A"/>
    <w:rsid w:val="00A641C5"/>
    <w:rsid w:val="00A643C8"/>
    <w:rsid w:val="00A64752"/>
    <w:rsid w:val="00A648DF"/>
    <w:rsid w:val="00A64AED"/>
    <w:rsid w:val="00A64B82"/>
    <w:rsid w:val="00A64CCF"/>
    <w:rsid w:val="00A64F2A"/>
    <w:rsid w:val="00A654FC"/>
    <w:rsid w:val="00A656E2"/>
    <w:rsid w:val="00A658D4"/>
    <w:rsid w:val="00A66084"/>
    <w:rsid w:val="00A6609C"/>
    <w:rsid w:val="00A665FB"/>
    <w:rsid w:val="00A669CA"/>
    <w:rsid w:val="00A671AB"/>
    <w:rsid w:val="00A67C54"/>
    <w:rsid w:val="00A67D86"/>
    <w:rsid w:val="00A67DBE"/>
    <w:rsid w:val="00A7006E"/>
    <w:rsid w:val="00A702A8"/>
    <w:rsid w:val="00A702E4"/>
    <w:rsid w:val="00A70561"/>
    <w:rsid w:val="00A708FF"/>
    <w:rsid w:val="00A70BF2"/>
    <w:rsid w:val="00A711D4"/>
    <w:rsid w:val="00A71D1B"/>
    <w:rsid w:val="00A72A0F"/>
    <w:rsid w:val="00A7336D"/>
    <w:rsid w:val="00A73572"/>
    <w:rsid w:val="00A73683"/>
    <w:rsid w:val="00A73AE8"/>
    <w:rsid w:val="00A73FAE"/>
    <w:rsid w:val="00A7408A"/>
    <w:rsid w:val="00A74519"/>
    <w:rsid w:val="00A746E9"/>
    <w:rsid w:val="00A74ED8"/>
    <w:rsid w:val="00A751A5"/>
    <w:rsid w:val="00A7559F"/>
    <w:rsid w:val="00A757F7"/>
    <w:rsid w:val="00A75EAC"/>
    <w:rsid w:val="00A76070"/>
    <w:rsid w:val="00A76293"/>
    <w:rsid w:val="00A76B9B"/>
    <w:rsid w:val="00A76D4E"/>
    <w:rsid w:val="00A772A2"/>
    <w:rsid w:val="00A77479"/>
    <w:rsid w:val="00A7750C"/>
    <w:rsid w:val="00A77784"/>
    <w:rsid w:val="00A77DF5"/>
    <w:rsid w:val="00A801FA"/>
    <w:rsid w:val="00A803C5"/>
    <w:rsid w:val="00A80D17"/>
    <w:rsid w:val="00A80EA6"/>
    <w:rsid w:val="00A814A9"/>
    <w:rsid w:val="00A815D8"/>
    <w:rsid w:val="00A81B36"/>
    <w:rsid w:val="00A81B68"/>
    <w:rsid w:val="00A81D1D"/>
    <w:rsid w:val="00A81E8C"/>
    <w:rsid w:val="00A8203B"/>
    <w:rsid w:val="00A82129"/>
    <w:rsid w:val="00A8245D"/>
    <w:rsid w:val="00A82776"/>
    <w:rsid w:val="00A8353E"/>
    <w:rsid w:val="00A836C1"/>
    <w:rsid w:val="00A836CB"/>
    <w:rsid w:val="00A83FF5"/>
    <w:rsid w:val="00A84932"/>
    <w:rsid w:val="00A84C57"/>
    <w:rsid w:val="00A84DFA"/>
    <w:rsid w:val="00A84F4C"/>
    <w:rsid w:val="00A85054"/>
    <w:rsid w:val="00A853B2"/>
    <w:rsid w:val="00A85942"/>
    <w:rsid w:val="00A85A82"/>
    <w:rsid w:val="00A85DD0"/>
    <w:rsid w:val="00A85E6F"/>
    <w:rsid w:val="00A8669B"/>
    <w:rsid w:val="00A86ABC"/>
    <w:rsid w:val="00A870E1"/>
    <w:rsid w:val="00A90052"/>
    <w:rsid w:val="00A90391"/>
    <w:rsid w:val="00A90B88"/>
    <w:rsid w:val="00A913B0"/>
    <w:rsid w:val="00A91536"/>
    <w:rsid w:val="00A91885"/>
    <w:rsid w:val="00A91CC7"/>
    <w:rsid w:val="00A92176"/>
    <w:rsid w:val="00A92238"/>
    <w:rsid w:val="00A9243E"/>
    <w:rsid w:val="00A92549"/>
    <w:rsid w:val="00A92796"/>
    <w:rsid w:val="00A929CC"/>
    <w:rsid w:val="00A93032"/>
    <w:rsid w:val="00A9306A"/>
    <w:rsid w:val="00A932E3"/>
    <w:rsid w:val="00A93477"/>
    <w:rsid w:val="00A9374E"/>
    <w:rsid w:val="00A93904"/>
    <w:rsid w:val="00A939F7"/>
    <w:rsid w:val="00A93D77"/>
    <w:rsid w:val="00A93FB6"/>
    <w:rsid w:val="00A940B2"/>
    <w:rsid w:val="00A943EB"/>
    <w:rsid w:val="00A949B1"/>
    <w:rsid w:val="00A94D61"/>
    <w:rsid w:val="00A94E5E"/>
    <w:rsid w:val="00A94EFC"/>
    <w:rsid w:val="00A955D2"/>
    <w:rsid w:val="00A95A53"/>
    <w:rsid w:val="00A966F9"/>
    <w:rsid w:val="00A96E9F"/>
    <w:rsid w:val="00A96FD4"/>
    <w:rsid w:val="00A976F9"/>
    <w:rsid w:val="00A9784C"/>
    <w:rsid w:val="00A979E3"/>
    <w:rsid w:val="00A97CF6"/>
    <w:rsid w:val="00A97DA3"/>
    <w:rsid w:val="00A97DF1"/>
    <w:rsid w:val="00A97EB3"/>
    <w:rsid w:val="00AA02D5"/>
    <w:rsid w:val="00AA0855"/>
    <w:rsid w:val="00AA0AB7"/>
    <w:rsid w:val="00AA0B17"/>
    <w:rsid w:val="00AA1401"/>
    <w:rsid w:val="00AA1B63"/>
    <w:rsid w:val="00AA205C"/>
    <w:rsid w:val="00AA22B9"/>
    <w:rsid w:val="00AA254F"/>
    <w:rsid w:val="00AA28FF"/>
    <w:rsid w:val="00AA2AA6"/>
    <w:rsid w:val="00AA2CA1"/>
    <w:rsid w:val="00AA3002"/>
    <w:rsid w:val="00AA3124"/>
    <w:rsid w:val="00AA32E7"/>
    <w:rsid w:val="00AA352E"/>
    <w:rsid w:val="00AA3C8E"/>
    <w:rsid w:val="00AA3EE1"/>
    <w:rsid w:val="00AA41DB"/>
    <w:rsid w:val="00AA49D3"/>
    <w:rsid w:val="00AA4A60"/>
    <w:rsid w:val="00AA4EBF"/>
    <w:rsid w:val="00AA54BE"/>
    <w:rsid w:val="00AA55A9"/>
    <w:rsid w:val="00AA5840"/>
    <w:rsid w:val="00AA5F0F"/>
    <w:rsid w:val="00AA5F38"/>
    <w:rsid w:val="00AA60B6"/>
    <w:rsid w:val="00AA61FA"/>
    <w:rsid w:val="00AA6293"/>
    <w:rsid w:val="00AA66CC"/>
    <w:rsid w:val="00AA691C"/>
    <w:rsid w:val="00AA6D10"/>
    <w:rsid w:val="00AA6E8C"/>
    <w:rsid w:val="00AA714F"/>
    <w:rsid w:val="00AA7305"/>
    <w:rsid w:val="00AA735E"/>
    <w:rsid w:val="00AA7567"/>
    <w:rsid w:val="00AA76C3"/>
    <w:rsid w:val="00AA7D45"/>
    <w:rsid w:val="00AA7EDB"/>
    <w:rsid w:val="00AB02A4"/>
    <w:rsid w:val="00AB05E3"/>
    <w:rsid w:val="00AB070D"/>
    <w:rsid w:val="00AB0799"/>
    <w:rsid w:val="00AB0950"/>
    <w:rsid w:val="00AB09A8"/>
    <w:rsid w:val="00AB0A87"/>
    <w:rsid w:val="00AB105D"/>
    <w:rsid w:val="00AB10BA"/>
    <w:rsid w:val="00AB1254"/>
    <w:rsid w:val="00AB142F"/>
    <w:rsid w:val="00AB1453"/>
    <w:rsid w:val="00AB154E"/>
    <w:rsid w:val="00AB1713"/>
    <w:rsid w:val="00AB1D6C"/>
    <w:rsid w:val="00AB2790"/>
    <w:rsid w:val="00AB2F68"/>
    <w:rsid w:val="00AB3537"/>
    <w:rsid w:val="00AB3F23"/>
    <w:rsid w:val="00AB4160"/>
    <w:rsid w:val="00AB4DBA"/>
    <w:rsid w:val="00AB4F6B"/>
    <w:rsid w:val="00AB525D"/>
    <w:rsid w:val="00AB54FF"/>
    <w:rsid w:val="00AB5C5F"/>
    <w:rsid w:val="00AB61B3"/>
    <w:rsid w:val="00AB63BE"/>
    <w:rsid w:val="00AB64DE"/>
    <w:rsid w:val="00AB6985"/>
    <w:rsid w:val="00AB6B8E"/>
    <w:rsid w:val="00AB6D04"/>
    <w:rsid w:val="00AB6D48"/>
    <w:rsid w:val="00AB6EA9"/>
    <w:rsid w:val="00AB7019"/>
    <w:rsid w:val="00AB7494"/>
    <w:rsid w:val="00AB790A"/>
    <w:rsid w:val="00AB7EE2"/>
    <w:rsid w:val="00AC0ACB"/>
    <w:rsid w:val="00AC0B0E"/>
    <w:rsid w:val="00AC0B66"/>
    <w:rsid w:val="00AC0F9B"/>
    <w:rsid w:val="00AC113F"/>
    <w:rsid w:val="00AC12A6"/>
    <w:rsid w:val="00AC1304"/>
    <w:rsid w:val="00AC1666"/>
    <w:rsid w:val="00AC190E"/>
    <w:rsid w:val="00AC23DC"/>
    <w:rsid w:val="00AC2411"/>
    <w:rsid w:val="00AC2455"/>
    <w:rsid w:val="00AC2B32"/>
    <w:rsid w:val="00AC2B8F"/>
    <w:rsid w:val="00AC2C28"/>
    <w:rsid w:val="00AC2D81"/>
    <w:rsid w:val="00AC2ECA"/>
    <w:rsid w:val="00AC3DD4"/>
    <w:rsid w:val="00AC3FD0"/>
    <w:rsid w:val="00AC43AE"/>
    <w:rsid w:val="00AC4920"/>
    <w:rsid w:val="00AC5102"/>
    <w:rsid w:val="00AC521B"/>
    <w:rsid w:val="00AC5AC6"/>
    <w:rsid w:val="00AC5C60"/>
    <w:rsid w:val="00AC5D98"/>
    <w:rsid w:val="00AC67C6"/>
    <w:rsid w:val="00AC69B8"/>
    <w:rsid w:val="00AC6C4C"/>
    <w:rsid w:val="00AC6F3A"/>
    <w:rsid w:val="00AC714D"/>
    <w:rsid w:val="00AC7898"/>
    <w:rsid w:val="00AC7FE0"/>
    <w:rsid w:val="00AD0131"/>
    <w:rsid w:val="00AD048B"/>
    <w:rsid w:val="00AD079A"/>
    <w:rsid w:val="00AD096C"/>
    <w:rsid w:val="00AD0FCE"/>
    <w:rsid w:val="00AD10B5"/>
    <w:rsid w:val="00AD1ACE"/>
    <w:rsid w:val="00AD1BB7"/>
    <w:rsid w:val="00AD1E71"/>
    <w:rsid w:val="00AD265E"/>
    <w:rsid w:val="00AD2A15"/>
    <w:rsid w:val="00AD2DD1"/>
    <w:rsid w:val="00AD2FAF"/>
    <w:rsid w:val="00AD30EE"/>
    <w:rsid w:val="00AD3336"/>
    <w:rsid w:val="00AD372F"/>
    <w:rsid w:val="00AD37FE"/>
    <w:rsid w:val="00AD3807"/>
    <w:rsid w:val="00AD3C65"/>
    <w:rsid w:val="00AD3E11"/>
    <w:rsid w:val="00AD40A9"/>
    <w:rsid w:val="00AD44E6"/>
    <w:rsid w:val="00AD4578"/>
    <w:rsid w:val="00AD488F"/>
    <w:rsid w:val="00AD5214"/>
    <w:rsid w:val="00AD533F"/>
    <w:rsid w:val="00AD558B"/>
    <w:rsid w:val="00AD5828"/>
    <w:rsid w:val="00AD5AA1"/>
    <w:rsid w:val="00AD5B61"/>
    <w:rsid w:val="00AD5CEC"/>
    <w:rsid w:val="00AD5F1D"/>
    <w:rsid w:val="00AD629E"/>
    <w:rsid w:val="00AD6BD1"/>
    <w:rsid w:val="00AD6C1B"/>
    <w:rsid w:val="00AD7005"/>
    <w:rsid w:val="00AD7E78"/>
    <w:rsid w:val="00AD7EB4"/>
    <w:rsid w:val="00AE009B"/>
    <w:rsid w:val="00AE0A22"/>
    <w:rsid w:val="00AE0BFA"/>
    <w:rsid w:val="00AE1022"/>
    <w:rsid w:val="00AE1657"/>
    <w:rsid w:val="00AE17AA"/>
    <w:rsid w:val="00AE1842"/>
    <w:rsid w:val="00AE1AA4"/>
    <w:rsid w:val="00AE2140"/>
    <w:rsid w:val="00AE2348"/>
    <w:rsid w:val="00AE249D"/>
    <w:rsid w:val="00AE2B22"/>
    <w:rsid w:val="00AE2C96"/>
    <w:rsid w:val="00AE2CCB"/>
    <w:rsid w:val="00AE2E72"/>
    <w:rsid w:val="00AE2EE2"/>
    <w:rsid w:val="00AE312B"/>
    <w:rsid w:val="00AE321A"/>
    <w:rsid w:val="00AE346F"/>
    <w:rsid w:val="00AE3967"/>
    <w:rsid w:val="00AE45BD"/>
    <w:rsid w:val="00AE4974"/>
    <w:rsid w:val="00AE49EC"/>
    <w:rsid w:val="00AE5CCE"/>
    <w:rsid w:val="00AE5E01"/>
    <w:rsid w:val="00AE603F"/>
    <w:rsid w:val="00AE607E"/>
    <w:rsid w:val="00AE6178"/>
    <w:rsid w:val="00AE61B8"/>
    <w:rsid w:val="00AE625E"/>
    <w:rsid w:val="00AE6302"/>
    <w:rsid w:val="00AE6407"/>
    <w:rsid w:val="00AE6515"/>
    <w:rsid w:val="00AE6A92"/>
    <w:rsid w:val="00AE6B3E"/>
    <w:rsid w:val="00AE742E"/>
    <w:rsid w:val="00AE7DFB"/>
    <w:rsid w:val="00AF097F"/>
    <w:rsid w:val="00AF0E53"/>
    <w:rsid w:val="00AF12E9"/>
    <w:rsid w:val="00AF14FF"/>
    <w:rsid w:val="00AF1D60"/>
    <w:rsid w:val="00AF2037"/>
    <w:rsid w:val="00AF23FD"/>
    <w:rsid w:val="00AF2967"/>
    <w:rsid w:val="00AF2A9E"/>
    <w:rsid w:val="00AF2C28"/>
    <w:rsid w:val="00AF2CCB"/>
    <w:rsid w:val="00AF2EDD"/>
    <w:rsid w:val="00AF303E"/>
    <w:rsid w:val="00AF3296"/>
    <w:rsid w:val="00AF3BF3"/>
    <w:rsid w:val="00AF3E8E"/>
    <w:rsid w:val="00AF49C7"/>
    <w:rsid w:val="00AF49E1"/>
    <w:rsid w:val="00AF4AB4"/>
    <w:rsid w:val="00AF4DEB"/>
    <w:rsid w:val="00AF56B3"/>
    <w:rsid w:val="00AF5B66"/>
    <w:rsid w:val="00AF5B72"/>
    <w:rsid w:val="00AF5F9B"/>
    <w:rsid w:val="00AF6057"/>
    <w:rsid w:val="00AF63A9"/>
    <w:rsid w:val="00AF66D5"/>
    <w:rsid w:val="00AF694B"/>
    <w:rsid w:val="00AF6BC9"/>
    <w:rsid w:val="00AF6DD8"/>
    <w:rsid w:val="00AF7BFD"/>
    <w:rsid w:val="00B00946"/>
    <w:rsid w:val="00B00B03"/>
    <w:rsid w:val="00B00C44"/>
    <w:rsid w:val="00B0124B"/>
    <w:rsid w:val="00B0129E"/>
    <w:rsid w:val="00B01779"/>
    <w:rsid w:val="00B01A11"/>
    <w:rsid w:val="00B01A19"/>
    <w:rsid w:val="00B01B5A"/>
    <w:rsid w:val="00B01B8A"/>
    <w:rsid w:val="00B01E00"/>
    <w:rsid w:val="00B020B7"/>
    <w:rsid w:val="00B020BB"/>
    <w:rsid w:val="00B02142"/>
    <w:rsid w:val="00B022D7"/>
    <w:rsid w:val="00B02940"/>
    <w:rsid w:val="00B02AE5"/>
    <w:rsid w:val="00B035AB"/>
    <w:rsid w:val="00B03734"/>
    <w:rsid w:val="00B0397A"/>
    <w:rsid w:val="00B042E0"/>
    <w:rsid w:val="00B0472F"/>
    <w:rsid w:val="00B04937"/>
    <w:rsid w:val="00B04CA2"/>
    <w:rsid w:val="00B050A2"/>
    <w:rsid w:val="00B0575C"/>
    <w:rsid w:val="00B0581E"/>
    <w:rsid w:val="00B05B17"/>
    <w:rsid w:val="00B05D28"/>
    <w:rsid w:val="00B05D52"/>
    <w:rsid w:val="00B05FCB"/>
    <w:rsid w:val="00B06097"/>
    <w:rsid w:val="00B06474"/>
    <w:rsid w:val="00B064B8"/>
    <w:rsid w:val="00B0680A"/>
    <w:rsid w:val="00B06D39"/>
    <w:rsid w:val="00B073E2"/>
    <w:rsid w:val="00B073F2"/>
    <w:rsid w:val="00B074D3"/>
    <w:rsid w:val="00B07599"/>
    <w:rsid w:val="00B07636"/>
    <w:rsid w:val="00B07A61"/>
    <w:rsid w:val="00B07B52"/>
    <w:rsid w:val="00B07C13"/>
    <w:rsid w:val="00B07DE7"/>
    <w:rsid w:val="00B07EDE"/>
    <w:rsid w:val="00B10018"/>
    <w:rsid w:val="00B100AE"/>
    <w:rsid w:val="00B10411"/>
    <w:rsid w:val="00B10577"/>
    <w:rsid w:val="00B108B5"/>
    <w:rsid w:val="00B10BFA"/>
    <w:rsid w:val="00B113D3"/>
    <w:rsid w:val="00B11517"/>
    <w:rsid w:val="00B11AB0"/>
    <w:rsid w:val="00B12174"/>
    <w:rsid w:val="00B122BC"/>
    <w:rsid w:val="00B12388"/>
    <w:rsid w:val="00B12709"/>
    <w:rsid w:val="00B12CBB"/>
    <w:rsid w:val="00B12E11"/>
    <w:rsid w:val="00B13A2F"/>
    <w:rsid w:val="00B13CB5"/>
    <w:rsid w:val="00B142C3"/>
    <w:rsid w:val="00B142CB"/>
    <w:rsid w:val="00B14527"/>
    <w:rsid w:val="00B1468F"/>
    <w:rsid w:val="00B14C8D"/>
    <w:rsid w:val="00B14E84"/>
    <w:rsid w:val="00B14E87"/>
    <w:rsid w:val="00B150C9"/>
    <w:rsid w:val="00B15824"/>
    <w:rsid w:val="00B159A0"/>
    <w:rsid w:val="00B15CCE"/>
    <w:rsid w:val="00B15D22"/>
    <w:rsid w:val="00B15E6F"/>
    <w:rsid w:val="00B15E8C"/>
    <w:rsid w:val="00B160F7"/>
    <w:rsid w:val="00B16135"/>
    <w:rsid w:val="00B1656A"/>
    <w:rsid w:val="00B16578"/>
    <w:rsid w:val="00B16972"/>
    <w:rsid w:val="00B16D9D"/>
    <w:rsid w:val="00B16F7A"/>
    <w:rsid w:val="00B16FCF"/>
    <w:rsid w:val="00B17381"/>
    <w:rsid w:val="00B178B2"/>
    <w:rsid w:val="00B201CF"/>
    <w:rsid w:val="00B2021D"/>
    <w:rsid w:val="00B206D9"/>
    <w:rsid w:val="00B20B3A"/>
    <w:rsid w:val="00B20C79"/>
    <w:rsid w:val="00B21B5A"/>
    <w:rsid w:val="00B21BF2"/>
    <w:rsid w:val="00B2254D"/>
    <w:rsid w:val="00B226DC"/>
    <w:rsid w:val="00B22FD3"/>
    <w:rsid w:val="00B2309A"/>
    <w:rsid w:val="00B23320"/>
    <w:rsid w:val="00B2335F"/>
    <w:rsid w:val="00B237B3"/>
    <w:rsid w:val="00B237D5"/>
    <w:rsid w:val="00B23866"/>
    <w:rsid w:val="00B23AFB"/>
    <w:rsid w:val="00B23EF9"/>
    <w:rsid w:val="00B2484B"/>
    <w:rsid w:val="00B24D59"/>
    <w:rsid w:val="00B25353"/>
    <w:rsid w:val="00B25589"/>
    <w:rsid w:val="00B25618"/>
    <w:rsid w:val="00B25640"/>
    <w:rsid w:val="00B2566E"/>
    <w:rsid w:val="00B25846"/>
    <w:rsid w:val="00B258BA"/>
    <w:rsid w:val="00B25B6B"/>
    <w:rsid w:val="00B25D0A"/>
    <w:rsid w:val="00B25DEC"/>
    <w:rsid w:val="00B26010"/>
    <w:rsid w:val="00B26C2D"/>
    <w:rsid w:val="00B26D52"/>
    <w:rsid w:val="00B26F72"/>
    <w:rsid w:val="00B27229"/>
    <w:rsid w:val="00B2733D"/>
    <w:rsid w:val="00B27821"/>
    <w:rsid w:val="00B30075"/>
    <w:rsid w:val="00B30178"/>
    <w:rsid w:val="00B303BA"/>
    <w:rsid w:val="00B30804"/>
    <w:rsid w:val="00B30A47"/>
    <w:rsid w:val="00B30B1E"/>
    <w:rsid w:val="00B30BA5"/>
    <w:rsid w:val="00B30CB3"/>
    <w:rsid w:val="00B30CF7"/>
    <w:rsid w:val="00B30E28"/>
    <w:rsid w:val="00B3114F"/>
    <w:rsid w:val="00B31362"/>
    <w:rsid w:val="00B313E6"/>
    <w:rsid w:val="00B31467"/>
    <w:rsid w:val="00B31478"/>
    <w:rsid w:val="00B31608"/>
    <w:rsid w:val="00B316BB"/>
    <w:rsid w:val="00B31B79"/>
    <w:rsid w:val="00B31C17"/>
    <w:rsid w:val="00B322B7"/>
    <w:rsid w:val="00B3251A"/>
    <w:rsid w:val="00B32A28"/>
    <w:rsid w:val="00B32CA2"/>
    <w:rsid w:val="00B32F30"/>
    <w:rsid w:val="00B33891"/>
    <w:rsid w:val="00B33AD6"/>
    <w:rsid w:val="00B33B02"/>
    <w:rsid w:val="00B34EE1"/>
    <w:rsid w:val="00B34F0A"/>
    <w:rsid w:val="00B35029"/>
    <w:rsid w:val="00B350BD"/>
    <w:rsid w:val="00B357D0"/>
    <w:rsid w:val="00B35BD1"/>
    <w:rsid w:val="00B35C4F"/>
    <w:rsid w:val="00B364C9"/>
    <w:rsid w:val="00B3683B"/>
    <w:rsid w:val="00B3691A"/>
    <w:rsid w:val="00B36969"/>
    <w:rsid w:val="00B36B28"/>
    <w:rsid w:val="00B36C1F"/>
    <w:rsid w:val="00B37353"/>
    <w:rsid w:val="00B375C8"/>
    <w:rsid w:val="00B3786A"/>
    <w:rsid w:val="00B3791C"/>
    <w:rsid w:val="00B37C7D"/>
    <w:rsid w:val="00B37F29"/>
    <w:rsid w:val="00B40080"/>
    <w:rsid w:val="00B402FC"/>
    <w:rsid w:val="00B41082"/>
    <w:rsid w:val="00B41841"/>
    <w:rsid w:val="00B41CB5"/>
    <w:rsid w:val="00B41F05"/>
    <w:rsid w:val="00B424C7"/>
    <w:rsid w:val="00B425D9"/>
    <w:rsid w:val="00B432C2"/>
    <w:rsid w:val="00B437BF"/>
    <w:rsid w:val="00B44290"/>
    <w:rsid w:val="00B44FD3"/>
    <w:rsid w:val="00B45555"/>
    <w:rsid w:val="00B45F2B"/>
    <w:rsid w:val="00B45FAA"/>
    <w:rsid w:val="00B4723A"/>
    <w:rsid w:val="00B474FB"/>
    <w:rsid w:val="00B475B8"/>
    <w:rsid w:val="00B4767D"/>
    <w:rsid w:val="00B47C88"/>
    <w:rsid w:val="00B5003D"/>
    <w:rsid w:val="00B50295"/>
    <w:rsid w:val="00B506F7"/>
    <w:rsid w:val="00B507DD"/>
    <w:rsid w:val="00B50A1D"/>
    <w:rsid w:val="00B50C6E"/>
    <w:rsid w:val="00B50F8E"/>
    <w:rsid w:val="00B51181"/>
    <w:rsid w:val="00B51BAF"/>
    <w:rsid w:val="00B51C8E"/>
    <w:rsid w:val="00B51ECC"/>
    <w:rsid w:val="00B5210F"/>
    <w:rsid w:val="00B52401"/>
    <w:rsid w:val="00B53114"/>
    <w:rsid w:val="00B531F2"/>
    <w:rsid w:val="00B53367"/>
    <w:rsid w:val="00B53598"/>
    <w:rsid w:val="00B53A67"/>
    <w:rsid w:val="00B53D55"/>
    <w:rsid w:val="00B54032"/>
    <w:rsid w:val="00B5405C"/>
    <w:rsid w:val="00B542ED"/>
    <w:rsid w:val="00B5447B"/>
    <w:rsid w:val="00B5498D"/>
    <w:rsid w:val="00B54A7F"/>
    <w:rsid w:val="00B55068"/>
    <w:rsid w:val="00B5587B"/>
    <w:rsid w:val="00B55A98"/>
    <w:rsid w:val="00B56034"/>
    <w:rsid w:val="00B56339"/>
    <w:rsid w:val="00B5640E"/>
    <w:rsid w:val="00B56660"/>
    <w:rsid w:val="00B56F82"/>
    <w:rsid w:val="00B570FB"/>
    <w:rsid w:val="00B57978"/>
    <w:rsid w:val="00B57B74"/>
    <w:rsid w:val="00B57DAC"/>
    <w:rsid w:val="00B6094B"/>
    <w:rsid w:val="00B60A01"/>
    <w:rsid w:val="00B60A29"/>
    <w:rsid w:val="00B61058"/>
    <w:rsid w:val="00B61899"/>
    <w:rsid w:val="00B61E3C"/>
    <w:rsid w:val="00B61F59"/>
    <w:rsid w:val="00B62354"/>
    <w:rsid w:val="00B62909"/>
    <w:rsid w:val="00B62C06"/>
    <w:rsid w:val="00B62EBD"/>
    <w:rsid w:val="00B636DB"/>
    <w:rsid w:val="00B63BBF"/>
    <w:rsid w:val="00B63FE6"/>
    <w:rsid w:val="00B64040"/>
    <w:rsid w:val="00B640B0"/>
    <w:rsid w:val="00B64128"/>
    <w:rsid w:val="00B64956"/>
    <w:rsid w:val="00B64D73"/>
    <w:rsid w:val="00B65081"/>
    <w:rsid w:val="00B65163"/>
    <w:rsid w:val="00B6518E"/>
    <w:rsid w:val="00B65362"/>
    <w:rsid w:val="00B65392"/>
    <w:rsid w:val="00B654AD"/>
    <w:rsid w:val="00B654BD"/>
    <w:rsid w:val="00B65759"/>
    <w:rsid w:val="00B65A32"/>
    <w:rsid w:val="00B65B55"/>
    <w:rsid w:val="00B65D7B"/>
    <w:rsid w:val="00B65E95"/>
    <w:rsid w:val="00B6608A"/>
    <w:rsid w:val="00B66171"/>
    <w:rsid w:val="00B66841"/>
    <w:rsid w:val="00B669C4"/>
    <w:rsid w:val="00B66F28"/>
    <w:rsid w:val="00B671E6"/>
    <w:rsid w:val="00B6726E"/>
    <w:rsid w:val="00B67528"/>
    <w:rsid w:val="00B67548"/>
    <w:rsid w:val="00B67732"/>
    <w:rsid w:val="00B67C29"/>
    <w:rsid w:val="00B67CC1"/>
    <w:rsid w:val="00B7030F"/>
    <w:rsid w:val="00B70B7D"/>
    <w:rsid w:val="00B70D8D"/>
    <w:rsid w:val="00B7125E"/>
    <w:rsid w:val="00B71466"/>
    <w:rsid w:val="00B714B0"/>
    <w:rsid w:val="00B717EF"/>
    <w:rsid w:val="00B71A8A"/>
    <w:rsid w:val="00B71BB5"/>
    <w:rsid w:val="00B72067"/>
    <w:rsid w:val="00B724FE"/>
    <w:rsid w:val="00B72508"/>
    <w:rsid w:val="00B72571"/>
    <w:rsid w:val="00B727EC"/>
    <w:rsid w:val="00B72C99"/>
    <w:rsid w:val="00B72FE0"/>
    <w:rsid w:val="00B73057"/>
    <w:rsid w:val="00B73224"/>
    <w:rsid w:val="00B7378F"/>
    <w:rsid w:val="00B7379E"/>
    <w:rsid w:val="00B737A3"/>
    <w:rsid w:val="00B738A0"/>
    <w:rsid w:val="00B7437A"/>
    <w:rsid w:val="00B744CA"/>
    <w:rsid w:val="00B74642"/>
    <w:rsid w:val="00B74E28"/>
    <w:rsid w:val="00B7543D"/>
    <w:rsid w:val="00B75639"/>
    <w:rsid w:val="00B7572E"/>
    <w:rsid w:val="00B75BCC"/>
    <w:rsid w:val="00B75DE1"/>
    <w:rsid w:val="00B765DB"/>
    <w:rsid w:val="00B76F78"/>
    <w:rsid w:val="00B77214"/>
    <w:rsid w:val="00B775EA"/>
    <w:rsid w:val="00B77B13"/>
    <w:rsid w:val="00B77CA3"/>
    <w:rsid w:val="00B8007D"/>
    <w:rsid w:val="00B80146"/>
    <w:rsid w:val="00B804F4"/>
    <w:rsid w:val="00B80582"/>
    <w:rsid w:val="00B80712"/>
    <w:rsid w:val="00B80B3D"/>
    <w:rsid w:val="00B80B64"/>
    <w:rsid w:val="00B81270"/>
    <w:rsid w:val="00B81931"/>
    <w:rsid w:val="00B81A63"/>
    <w:rsid w:val="00B81FDD"/>
    <w:rsid w:val="00B821D5"/>
    <w:rsid w:val="00B82466"/>
    <w:rsid w:val="00B82619"/>
    <w:rsid w:val="00B82ADF"/>
    <w:rsid w:val="00B82D81"/>
    <w:rsid w:val="00B82E85"/>
    <w:rsid w:val="00B83107"/>
    <w:rsid w:val="00B8324F"/>
    <w:rsid w:val="00B83486"/>
    <w:rsid w:val="00B841E1"/>
    <w:rsid w:val="00B84607"/>
    <w:rsid w:val="00B8517F"/>
    <w:rsid w:val="00B8526E"/>
    <w:rsid w:val="00B85579"/>
    <w:rsid w:val="00B8565F"/>
    <w:rsid w:val="00B85771"/>
    <w:rsid w:val="00B85C99"/>
    <w:rsid w:val="00B8607B"/>
    <w:rsid w:val="00B86376"/>
    <w:rsid w:val="00B86C44"/>
    <w:rsid w:val="00B86CE0"/>
    <w:rsid w:val="00B86D99"/>
    <w:rsid w:val="00B86D9D"/>
    <w:rsid w:val="00B86E3B"/>
    <w:rsid w:val="00B86E8D"/>
    <w:rsid w:val="00B86EED"/>
    <w:rsid w:val="00B8725C"/>
    <w:rsid w:val="00B87736"/>
    <w:rsid w:val="00B87DCD"/>
    <w:rsid w:val="00B905E2"/>
    <w:rsid w:val="00B908D8"/>
    <w:rsid w:val="00B90DE8"/>
    <w:rsid w:val="00B90F3B"/>
    <w:rsid w:val="00B91A6C"/>
    <w:rsid w:val="00B91A95"/>
    <w:rsid w:val="00B91DD1"/>
    <w:rsid w:val="00B921B9"/>
    <w:rsid w:val="00B92428"/>
    <w:rsid w:val="00B92560"/>
    <w:rsid w:val="00B927B4"/>
    <w:rsid w:val="00B92F2D"/>
    <w:rsid w:val="00B93743"/>
    <w:rsid w:val="00B9398C"/>
    <w:rsid w:val="00B93BCE"/>
    <w:rsid w:val="00B940F4"/>
    <w:rsid w:val="00B941A4"/>
    <w:rsid w:val="00B943DA"/>
    <w:rsid w:val="00B9472D"/>
    <w:rsid w:val="00B951B4"/>
    <w:rsid w:val="00B95379"/>
    <w:rsid w:val="00B958AA"/>
    <w:rsid w:val="00B958C5"/>
    <w:rsid w:val="00B95E95"/>
    <w:rsid w:val="00B961B7"/>
    <w:rsid w:val="00B961E8"/>
    <w:rsid w:val="00B9674F"/>
    <w:rsid w:val="00B968B4"/>
    <w:rsid w:val="00B96E54"/>
    <w:rsid w:val="00B973F4"/>
    <w:rsid w:val="00B974A1"/>
    <w:rsid w:val="00B97819"/>
    <w:rsid w:val="00B97F70"/>
    <w:rsid w:val="00B97FD3"/>
    <w:rsid w:val="00BA0895"/>
    <w:rsid w:val="00BA1105"/>
    <w:rsid w:val="00BA13A4"/>
    <w:rsid w:val="00BA16C8"/>
    <w:rsid w:val="00BA172F"/>
    <w:rsid w:val="00BA175B"/>
    <w:rsid w:val="00BA1B6E"/>
    <w:rsid w:val="00BA1BD1"/>
    <w:rsid w:val="00BA1F87"/>
    <w:rsid w:val="00BA2447"/>
    <w:rsid w:val="00BA264F"/>
    <w:rsid w:val="00BA2773"/>
    <w:rsid w:val="00BA28AF"/>
    <w:rsid w:val="00BA2C13"/>
    <w:rsid w:val="00BA2D84"/>
    <w:rsid w:val="00BA2DA3"/>
    <w:rsid w:val="00BA3219"/>
    <w:rsid w:val="00BA34C9"/>
    <w:rsid w:val="00BA38BB"/>
    <w:rsid w:val="00BA3A21"/>
    <w:rsid w:val="00BA3C24"/>
    <w:rsid w:val="00BA4C50"/>
    <w:rsid w:val="00BA5871"/>
    <w:rsid w:val="00BA58E5"/>
    <w:rsid w:val="00BA5DEF"/>
    <w:rsid w:val="00BA5EC0"/>
    <w:rsid w:val="00BA5ECF"/>
    <w:rsid w:val="00BA6087"/>
    <w:rsid w:val="00BA633B"/>
    <w:rsid w:val="00BA676D"/>
    <w:rsid w:val="00BA75B9"/>
    <w:rsid w:val="00BA76A9"/>
    <w:rsid w:val="00BB018F"/>
    <w:rsid w:val="00BB09B0"/>
    <w:rsid w:val="00BB0B43"/>
    <w:rsid w:val="00BB0D5E"/>
    <w:rsid w:val="00BB0E39"/>
    <w:rsid w:val="00BB23DF"/>
    <w:rsid w:val="00BB2949"/>
    <w:rsid w:val="00BB2ABF"/>
    <w:rsid w:val="00BB2B2B"/>
    <w:rsid w:val="00BB36AE"/>
    <w:rsid w:val="00BB3743"/>
    <w:rsid w:val="00BB381B"/>
    <w:rsid w:val="00BB397D"/>
    <w:rsid w:val="00BB418D"/>
    <w:rsid w:val="00BB43F5"/>
    <w:rsid w:val="00BB4436"/>
    <w:rsid w:val="00BB44A3"/>
    <w:rsid w:val="00BB4E4C"/>
    <w:rsid w:val="00BB4F85"/>
    <w:rsid w:val="00BB5558"/>
    <w:rsid w:val="00BB5876"/>
    <w:rsid w:val="00BB5E9E"/>
    <w:rsid w:val="00BB6319"/>
    <w:rsid w:val="00BB6475"/>
    <w:rsid w:val="00BB64E1"/>
    <w:rsid w:val="00BB660A"/>
    <w:rsid w:val="00BB68F0"/>
    <w:rsid w:val="00BB6C68"/>
    <w:rsid w:val="00BB6E0A"/>
    <w:rsid w:val="00BB70C8"/>
    <w:rsid w:val="00BB720C"/>
    <w:rsid w:val="00BB73C5"/>
    <w:rsid w:val="00BB763C"/>
    <w:rsid w:val="00BB7EE5"/>
    <w:rsid w:val="00BB7FBD"/>
    <w:rsid w:val="00BC0238"/>
    <w:rsid w:val="00BC0266"/>
    <w:rsid w:val="00BC0487"/>
    <w:rsid w:val="00BC0641"/>
    <w:rsid w:val="00BC065A"/>
    <w:rsid w:val="00BC0CF9"/>
    <w:rsid w:val="00BC0EC8"/>
    <w:rsid w:val="00BC0F05"/>
    <w:rsid w:val="00BC131C"/>
    <w:rsid w:val="00BC16C1"/>
    <w:rsid w:val="00BC18DA"/>
    <w:rsid w:val="00BC18EB"/>
    <w:rsid w:val="00BC195C"/>
    <w:rsid w:val="00BC1BF5"/>
    <w:rsid w:val="00BC2357"/>
    <w:rsid w:val="00BC2737"/>
    <w:rsid w:val="00BC27EA"/>
    <w:rsid w:val="00BC29BF"/>
    <w:rsid w:val="00BC2CC2"/>
    <w:rsid w:val="00BC2E4B"/>
    <w:rsid w:val="00BC34B7"/>
    <w:rsid w:val="00BC44B1"/>
    <w:rsid w:val="00BC4779"/>
    <w:rsid w:val="00BC530E"/>
    <w:rsid w:val="00BC5800"/>
    <w:rsid w:val="00BC5FA1"/>
    <w:rsid w:val="00BC5FD2"/>
    <w:rsid w:val="00BC601C"/>
    <w:rsid w:val="00BC6205"/>
    <w:rsid w:val="00BC62A9"/>
    <w:rsid w:val="00BC6509"/>
    <w:rsid w:val="00BC66FA"/>
    <w:rsid w:val="00BC68D0"/>
    <w:rsid w:val="00BC6D30"/>
    <w:rsid w:val="00BC7088"/>
    <w:rsid w:val="00BC73AC"/>
    <w:rsid w:val="00BC7C01"/>
    <w:rsid w:val="00BC7C97"/>
    <w:rsid w:val="00BC7E49"/>
    <w:rsid w:val="00BD024E"/>
    <w:rsid w:val="00BD0AB9"/>
    <w:rsid w:val="00BD0D2E"/>
    <w:rsid w:val="00BD108F"/>
    <w:rsid w:val="00BD1564"/>
    <w:rsid w:val="00BD1670"/>
    <w:rsid w:val="00BD1D44"/>
    <w:rsid w:val="00BD20EC"/>
    <w:rsid w:val="00BD2832"/>
    <w:rsid w:val="00BD28E1"/>
    <w:rsid w:val="00BD2977"/>
    <w:rsid w:val="00BD2BAA"/>
    <w:rsid w:val="00BD2CBF"/>
    <w:rsid w:val="00BD3279"/>
    <w:rsid w:val="00BD3677"/>
    <w:rsid w:val="00BD3866"/>
    <w:rsid w:val="00BD3916"/>
    <w:rsid w:val="00BD3BBF"/>
    <w:rsid w:val="00BD3D51"/>
    <w:rsid w:val="00BD4051"/>
    <w:rsid w:val="00BD44F8"/>
    <w:rsid w:val="00BD4673"/>
    <w:rsid w:val="00BD46D6"/>
    <w:rsid w:val="00BD4750"/>
    <w:rsid w:val="00BD4970"/>
    <w:rsid w:val="00BD4A7D"/>
    <w:rsid w:val="00BD4BA8"/>
    <w:rsid w:val="00BD5219"/>
    <w:rsid w:val="00BD52E3"/>
    <w:rsid w:val="00BD5354"/>
    <w:rsid w:val="00BD5773"/>
    <w:rsid w:val="00BD57DD"/>
    <w:rsid w:val="00BD5ACD"/>
    <w:rsid w:val="00BD5BA2"/>
    <w:rsid w:val="00BD5C68"/>
    <w:rsid w:val="00BD5DAA"/>
    <w:rsid w:val="00BD6453"/>
    <w:rsid w:val="00BD647D"/>
    <w:rsid w:val="00BD6BC5"/>
    <w:rsid w:val="00BD6CAA"/>
    <w:rsid w:val="00BD71A0"/>
    <w:rsid w:val="00BD71C6"/>
    <w:rsid w:val="00BD77DC"/>
    <w:rsid w:val="00BD798D"/>
    <w:rsid w:val="00BD7C70"/>
    <w:rsid w:val="00BE0032"/>
    <w:rsid w:val="00BE02C8"/>
    <w:rsid w:val="00BE02F2"/>
    <w:rsid w:val="00BE0801"/>
    <w:rsid w:val="00BE0E1C"/>
    <w:rsid w:val="00BE1658"/>
    <w:rsid w:val="00BE1A62"/>
    <w:rsid w:val="00BE1D38"/>
    <w:rsid w:val="00BE240F"/>
    <w:rsid w:val="00BE2588"/>
    <w:rsid w:val="00BE260A"/>
    <w:rsid w:val="00BE2885"/>
    <w:rsid w:val="00BE2B67"/>
    <w:rsid w:val="00BE2D90"/>
    <w:rsid w:val="00BE3D1A"/>
    <w:rsid w:val="00BE40C6"/>
    <w:rsid w:val="00BE4492"/>
    <w:rsid w:val="00BE44F1"/>
    <w:rsid w:val="00BE49E6"/>
    <w:rsid w:val="00BE53E6"/>
    <w:rsid w:val="00BE54BB"/>
    <w:rsid w:val="00BE55DB"/>
    <w:rsid w:val="00BE5F6A"/>
    <w:rsid w:val="00BE63C0"/>
    <w:rsid w:val="00BE683B"/>
    <w:rsid w:val="00BE687F"/>
    <w:rsid w:val="00BE6A3E"/>
    <w:rsid w:val="00BE6FA6"/>
    <w:rsid w:val="00BE7128"/>
    <w:rsid w:val="00BE7157"/>
    <w:rsid w:val="00BE72D0"/>
    <w:rsid w:val="00BE7FD3"/>
    <w:rsid w:val="00BF0079"/>
    <w:rsid w:val="00BF0286"/>
    <w:rsid w:val="00BF028F"/>
    <w:rsid w:val="00BF07A4"/>
    <w:rsid w:val="00BF09DB"/>
    <w:rsid w:val="00BF0C32"/>
    <w:rsid w:val="00BF0F21"/>
    <w:rsid w:val="00BF1DC5"/>
    <w:rsid w:val="00BF1FE5"/>
    <w:rsid w:val="00BF2570"/>
    <w:rsid w:val="00BF2774"/>
    <w:rsid w:val="00BF286B"/>
    <w:rsid w:val="00BF2A1F"/>
    <w:rsid w:val="00BF2B93"/>
    <w:rsid w:val="00BF2D43"/>
    <w:rsid w:val="00BF35F6"/>
    <w:rsid w:val="00BF39C1"/>
    <w:rsid w:val="00BF3CD0"/>
    <w:rsid w:val="00BF3D3C"/>
    <w:rsid w:val="00BF41F4"/>
    <w:rsid w:val="00BF42E0"/>
    <w:rsid w:val="00BF4626"/>
    <w:rsid w:val="00BF493C"/>
    <w:rsid w:val="00BF4C6B"/>
    <w:rsid w:val="00BF4D45"/>
    <w:rsid w:val="00BF4E75"/>
    <w:rsid w:val="00BF4FDB"/>
    <w:rsid w:val="00BF5310"/>
    <w:rsid w:val="00BF57FF"/>
    <w:rsid w:val="00BF5802"/>
    <w:rsid w:val="00BF5B22"/>
    <w:rsid w:val="00BF5E0F"/>
    <w:rsid w:val="00BF5E1D"/>
    <w:rsid w:val="00BF6037"/>
    <w:rsid w:val="00BF6924"/>
    <w:rsid w:val="00BF7150"/>
    <w:rsid w:val="00BF72D2"/>
    <w:rsid w:val="00BF7619"/>
    <w:rsid w:val="00BF763F"/>
    <w:rsid w:val="00BF76B3"/>
    <w:rsid w:val="00BF76EF"/>
    <w:rsid w:val="00BF794F"/>
    <w:rsid w:val="00BF7AB3"/>
    <w:rsid w:val="00BF7AD3"/>
    <w:rsid w:val="00BF7CC3"/>
    <w:rsid w:val="00C00578"/>
    <w:rsid w:val="00C00873"/>
    <w:rsid w:val="00C00F54"/>
    <w:rsid w:val="00C00FA1"/>
    <w:rsid w:val="00C01267"/>
    <w:rsid w:val="00C01364"/>
    <w:rsid w:val="00C01880"/>
    <w:rsid w:val="00C01F7E"/>
    <w:rsid w:val="00C01FE3"/>
    <w:rsid w:val="00C02198"/>
    <w:rsid w:val="00C0250C"/>
    <w:rsid w:val="00C025F2"/>
    <w:rsid w:val="00C026F5"/>
    <w:rsid w:val="00C03168"/>
    <w:rsid w:val="00C031B5"/>
    <w:rsid w:val="00C0323D"/>
    <w:rsid w:val="00C039D1"/>
    <w:rsid w:val="00C049A7"/>
    <w:rsid w:val="00C049E7"/>
    <w:rsid w:val="00C04D54"/>
    <w:rsid w:val="00C04F4F"/>
    <w:rsid w:val="00C05A00"/>
    <w:rsid w:val="00C05AF1"/>
    <w:rsid w:val="00C0630A"/>
    <w:rsid w:val="00C069DC"/>
    <w:rsid w:val="00C06B69"/>
    <w:rsid w:val="00C06FBB"/>
    <w:rsid w:val="00C06FD6"/>
    <w:rsid w:val="00C0755A"/>
    <w:rsid w:val="00C07A14"/>
    <w:rsid w:val="00C07B2D"/>
    <w:rsid w:val="00C10195"/>
    <w:rsid w:val="00C104C5"/>
    <w:rsid w:val="00C10793"/>
    <w:rsid w:val="00C107D1"/>
    <w:rsid w:val="00C1085D"/>
    <w:rsid w:val="00C108BC"/>
    <w:rsid w:val="00C10BF8"/>
    <w:rsid w:val="00C1111F"/>
    <w:rsid w:val="00C1128B"/>
    <w:rsid w:val="00C11C32"/>
    <w:rsid w:val="00C12145"/>
    <w:rsid w:val="00C1245C"/>
    <w:rsid w:val="00C12DEF"/>
    <w:rsid w:val="00C13385"/>
    <w:rsid w:val="00C138A3"/>
    <w:rsid w:val="00C13BCB"/>
    <w:rsid w:val="00C13D52"/>
    <w:rsid w:val="00C13EFF"/>
    <w:rsid w:val="00C14093"/>
    <w:rsid w:val="00C1418D"/>
    <w:rsid w:val="00C143B0"/>
    <w:rsid w:val="00C143CF"/>
    <w:rsid w:val="00C1491D"/>
    <w:rsid w:val="00C149BD"/>
    <w:rsid w:val="00C149D0"/>
    <w:rsid w:val="00C14BB0"/>
    <w:rsid w:val="00C14D2A"/>
    <w:rsid w:val="00C14E7B"/>
    <w:rsid w:val="00C14F19"/>
    <w:rsid w:val="00C14F27"/>
    <w:rsid w:val="00C1509F"/>
    <w:rsid w:val="00C1517B"/>
    <w:rsid w:val="00C15455"/>
    <w:rsid w:val="00C15599"/>
    <w:rsid w:val="00C1559C"/>
    <w:rsid w:val="00C15645"/>
    <w:rsid w:val="00C15AD8"/>
    <w:rsid w:val="00C1612E"/>
    <w:rsid w:val="00C1652D"/>
    <w:rsid w:val="00C165E2"/>
    <w:rsid w:val="00C16818"/>
    <w:rsid w:val="00C16B4A"/>
    <w:rsid w:val="00C16D3D"/>
    <w:rsid w:val="00C1741E"/>
    <w:rsid w:val="00C177C3"/>
    <w:rsid w:val="00C17C24"/>
    <w:rsid w:val="00C20107"/>
    <w:rsid w:val="00C207E6"/>
    <w:rsid w:val="00C2085C"/>
    <w:rsid w:val="00C209A0"/>
    <w:rsid w:val="00C20D61"/>
    <w:rsid w:val="00C21304"/>
    <w:rsid w:val="00C21A41"/>
    <w:rsid w:val="00C21D44"/>
    <w:rsid w:val="00C2228D"/>
    <w:rsid w:val="00C22768"/>
    <w:rsid w:val="00C22FC2"/>
    <w:rsid w:val="00C230B7"/>
    <w:rsid w:val="00C23178"/>
    <w:rsid w:val="00C234F2"/>
    <w:rsid w:val="00C23572"/>
    <w:rsid w:val="00C237E9"/>
    <w:rsid w:val="00C2382A"/>
    <w:rsid w:val="00C241BA"/>
    <w:rsid w:val="00C2429A"/>
    <w:rsid w:val="00C24737"/>
    <w:rsid w:val="00C247AD"/>
    <w:rsid w:val="00C24FEE"/>
    <w:rsid w:val="00C251D9"/>
    <w:rsid w:val="00C25901"/>
    <w:rsid w:val="00C25DA5"/>
    <w:rsid w:val="00C25E0D"/>
    <w:rsid w:val="00C25E77"/>
    <w:rsid w:val="00C25F7B"/>
    <w:rsid w:val="00C2608C"/>
    <w:rsid w:val="00C26220"/>
    <w:rsid w:val="00C267E7"/>
    <w:rsid w:val="00C26A44"/>
    <w:rsid w:val="00C26D28"/>
    <w:rsid w:val="00C26D87"/>
    <w:rsid w:val="00C26DFA"/>
    <w:rsid w:val="00C2738E"/>
    <w:rsid w:val="00C2757E"/>
    <w:rsid w:val="00C27760"/>
    <w:rsid w:val="00C27850"/>
    <w:rsid w:val="00C27D34"/>
    <w:rsid w:val="00C27F55"/>
    <w:rsid w:val="00C30038"/>
    <w:rsid w:val="00C3033D"/>
    <w:rsid w:val="00C30AA2"/>
    <w:rsid w:val="00C30BD8"/>
    <w:rsid w:val="00C30E6C"/>
    <w:rsid w:val="00C31023"/>
    <w:rsid w:val="00C313A1"/>
    <w:rsid w:val="00C31621"/>
    <w:rsid w:val="00C31691"/>
    <w:rsid w:val="00C317AB"/>
    <w:rsid w:val="00C31A7F"/>
    <w:rsid w:val="00C31CDD"/>
    <w:rsid w:val="00C3289B"/>
    <w:rsid w:val="00C32920"/>
    <w:rsid w:val="00C32D9A"/>
    <w:rsid w:val="00C3306D"/>
    <w:rsid w:val="00C33BED"/>
    <w:rsid w:val="00C340CC"/>
    <w:rsid w:val="00C346C8"/>
    <w:rsid w:val="00C348D9"/>
    <w:rsid w:val="00C34E70"/>
    <w:rsid w:val="00C34F3D"/>
    <w:rsid w:val="00C350BC"/>
    <w:rsid w:val="00C350C7"/>
    <w:rsid w:val="00C35157"/>
    <w:rsid w:val="00C352C4"/>
    <w:rsid w:val="00C35314"/>
    <w:rsid w:val="00C35558"/>
    <w:rsid w:val="00C35E22"/>
    <w:rsid w:val="00C35FC5"/>
    <w:rsid w:val="00C3600E"/>
    <w:rsid w:val="00C361AF"/>
    <w:rsid w:val="00C36220"/>
    <w:rsid w:val="00C366EB"/>
    <w:rsid w:val="00C371FC"/>
    <w:rsid w:val="00C379B4"/>
    <w:rsid w:val="00C37B08"/>
    <w:rsid w:val="00C37C1B"/>
    <w:rsid w:val="00C37DD1"/>
    <w:rsid w:val="00C37EBE"/>
    <w:rsid w:val="00C37FBD"/>
    <w:rsid w:val="00C40284"/>
    <w:rsid w:val="00C40825"/>
    <w:rsid w:val="00C40877"/>
    <w:rsid w:val="00C40912"/>
    <w:rsid w:val="00C40E50"/>
    <w:rsid w:val="00C40F20"/>
    <w:rsid w:val="00C413E5"/>
    <w:rsid w:val="00C41751"/>
    <w:rsid w:val="00C41753"/>
    <w:rsid w:val="00C41B54"/>
    <w:rsid w:val="00C420A7"/>
    <w:rsid w:val="00C426E4"/>
    <w:rsid w:val="00C43162"/>
    <w:rsid w:val="00C43273"/>
    <w:rsid w:val="00C43748"/>
    <w:rsid w:val="00C438D8"/>
    <w:rsid w:val="00C43957"/>
    <w:rsid w:val="00C44105"/>
    <w:rsid w:val="00C4449F"/>
    <w:rsid w:val="00C44860"/>
    <w:rsid w:val="00C44A51"/>
    <w:rsid w:val="00C44BA0"/>
    <w:rsid w:val="00C45448"/>
    <w:rsid w:val="00C45E2A"/>
    <w:rsid w:val="00C45EDA"/>
    <w:rsid w:val="00C45F54"/>
    <w:rsid w:val="00C4602C"/>
    <w:rsid w:val="00C47174"/>
    <w:rsid w:val="00C4727B"/>
    <w:rsid w:val="00C472B1"/>
    <w:rsid w:val="00C47BC2"/>
    <w:rsid w:val="00C47E34"/>
    <w:rsid w:val="00C50073"/>
    <w:rsid w:val="00C500C1"/>
    <w:rsid w:val="00C5057A"/>
    <w:rsid w:val="00C509A2"/>
    <w:rsid w:val="00C50EB2"/>
    <w:rsid w:val="00C50EB7"/>
    <w:rsid w:val="00C510B7"/>
    <w:rsid w:val="00C511E8"/>
    <w:rsid w:val="00C5131E"/>
    <w:rsid w:val="00C519B3"/>
    <w:rsid w:val="00C51B6C"/>
    <w:rsid w:val="00C51EE7"/>
    <w:rsid w:val="00C52E94"/>
    <w:rsid w:val="00C52F58"/>
    <w:rsid w:val="00C53098"/>
    <w:rsid w:val="00C53148"/>
    <w:rsid w:val="00C53175"/>
    <w:rsid w:val="00C535F9"/>
    <w:rsid w:val="00C53EF6"/>
    <w:rsid w:val="00C53F75"/>
    <w:rsid w:val="00C54CAE"/>
    <w:rsid w:val="00C54D01"/>
    <w:rsid w:val="00C54DDB"/>
    <w:rsid w:val="00C5506C"/>
    <w:rsid w:val="00C55130"/>
    <w:rsid w:val="00C5520B"/>
    <w:rsid w:val="00C552FA"/>
    <w:rsid w:val="00C55357"/>
    <w:rsid w:val="00C55605"/>
    <w:rsid w:val="00C5571C"/>
    <w:rsid w:val="00C557B4"/>
    <w:rsid w:val="00C560BA"/>
    <w:rsid w:val="00C56A58"/>
    <w:rsid w:val="00C57902"/>
    <w:rsid w:val="00C601F1"/>
    <w:rsid w:val="00C604A3"/>
    <w:rsid w:val="00C604FF"/>
    <w:rsid w:val="00C615A9"/>
    <w:rsid w:val="00C61661"/>
    <w:rsid w:val="00C61920"/>
    <w:rsid w:val="00C619B2"/>
    <w:rsid w:val="00C61A04"/>
    <w:rsid w:val="00C6202C"/>
    <w:rsid w:val="00C62848"/>
    <w:rsid w:val="00C62864"/>
    <w:rsid w:val="00C6313F"/>
    <w:rsid w:val="00C639DB"/>
    <w:rsid w:val="00C64372"/>
    <w:rsid w:val="00C64633"/>
    <w:rsid w:val="00C649B8"/>
    <w:rsid w:val="00C64A52"/>
    <w:rsid w:val="00C64C15"/>
    <w:rsid w:val="00C64CAE"/>
    <w:rsid w:val="00C64D1A"/>
    <w:rsid w:val="00C64EDD"/>
    <w:rsid w:val="00C64F30"/>
    <w:rsid w:val="00C6500B"/>
    <w:rsid w:val="00C6509D"/>
    <w:rsid w:val="00C650BB"/>
    <w:rsid w:val="00C6528B"/>
    <w:rsid w:val="00C65358"/>
    <w:rsid w:val="00C65531"/>
    <w:rsid w:val="00C65A36"/>
    <w:rsid w:val="00C667C6"/>
    <w:rsid w:val="00C66A19"/>
    <w:rsid w:val="00C6709A"/>
    <w:rsid w:val="00C67103"/>
    <w:rsid w:val="00C6729E"/>
    <w:rsid w:val="00C67301"/>
    <w:rsid w:val="00C6737F"/>
    <w:rsid w:val="00C674A1"/>
    <w:rsid w:val="00C67AD4"/>
    <w:rsid w:val="00C67FA0"/>
    <w:rsid w:val="00C70068"/>
    <w:rsid w:val="00C702DB"/>
    <w:rsid w:val="00C709E9"/>
    <w:rsid w:val="00C70C12"/>
    <w:rsid w:val="00C70D74"/>
    <w:rsid w:val="00C70FE1"/>
    <w:rsid w:val="00C71129"/>
    <w:rsid w:val="00C71509"/>
    <w:rsid w:val="00C71A35"/>
    <w:rsid w:val="00C71ADE"/>
    <w:rsid w:val="00C71B8F"/>
    <w:rsid w:val="00C71DC5"/>
    <w:rsid w:val="00C71EF4"/>
    <w:rsid w:val="00C726A9"/>
    <w:rsid w:val="00C72875"/>
    <w:rsid w:val="00C72898"/>
    <w:rsid w:val="00C729FE"/>
    <w:rsid w:val="00C7340C"/>
    <w:rsid w:val="00C734A1"/>
    <w:rsid w:val="00C736DB"/>
    <w:rsid w:val="00C73934"/>
    <w:rsid w:val="00C7491F"/>
    <w:rsid w:val="00C749AD"/>
    <w:rsid w:val="00C74AE5"/>
    <w:rsid w:val="00C74FA0"/>
    <w:rsid w:val="00C751E9"/>
    <w:rsid w:val="00C754F7"/>
    <w:rsid w:val="00C75643"/>
    <w:rsid w:val="00C7565F"/>
    <w:rsid w:val="00C758CC"/>
    <w:rsid w:val="00C759DB"/>
    <w:rsid w:val="00C7601D"/>
    <w:rsid w:val="00C766CF"/>
    <w:rsid w:val="00C76BCB"/>
    <w:rsid w:val="00C77078"/>
    <w:rsid w:val="00C7715B"/>
    <w:rsid w:val="00C775E9"/>
    <w:rsid w:val="00C77C01"/>
    <w:rsid w:val="00C77DC2"/>
    <w:rsid w:val="00C800F8"/>
    <w:rsid w:val="00C81184"/>
    <w:rsid w:val="00C81392"/>
    <w:rsid w:val="00C813C6"/>
    <w:rsid w:val="00C81408"/>
    <w:rsid w:val="00C81AC4"/>
    <w:rsid w:val="00C81BDC"/>
    <w:rsid w:val="00C81CB7"/>
    <w:rsid w:val="00C81D1E"/>
    <w:rsid w:val="00C81E61"/>
    <w:rsid w:val="00C81FD2"/>
    <w:rsid w:val="00C82028"/>
    <w:rsid w:val="00C82111"/>
    <w:rsid w:val="00C821E2"/>
    <w:rsid w:val="00C824D0"/>
    <w:rsid w:val="00C824FE"/>
    <w:rsid w:val="00C82601"/>
    <w:rsid w:val="00C827A2"/>
    <w:rsid w:val="00C828E1"/>
    <w:rsid w:val="00C82A46"/>
    <w:rsid w:val="00C82DE7"/>
    <w:rsid w:val="00C833D6"/>
    <w:rsid w:val="00C83841"/>
    <w:rsid w:val="00C83E5F"/>
    <w:rsid w:val="00C84738"/>
    <w:rsid w:val="00C84908"/>
    <w:rsid w:val="00C84EFF"/>
    <w:rsid w:val="00C84FB2"/>
    <w:rsid w:val="00C85042"/>
    <w:rsid w:val="00C85059"/>
    <w:rsid w:val="00C85111"/>
    <w:rsid w:val="00C85F17"/>
    <w:rsid w:val="00C86476"/>
    <w:rsid w:val="00C864A9"/>
    <w:rsid w:val="00C865DA"/>
    <w:rsid w:val="00C868D0"/>
    <w:rsid w:val="00C86ACD"/>
    <w:rsid w:val="00C86B2E"/>
    <w:rsid w:val="00C86CAB"/>
    <w:rsid w:val="00C86D80"/>
    <w:rsid w:val="00C86E0D"/>
    <w:rsid w:val="00C870EA"/>
    <w:rsid w:val="00C87594"/>
    <w:rsid w:val="00C876E1"/>
    <w:rsid w:val="00C8771E"/>
    <w:rsid w:val="00C87AF2"/>
    <w:rsid w:val="00C87B47"/>
    <w:rsid w:val="00C90346"/>
    <w:rsid w:val="00C903C9"/>
    <w:rsid w:val="00C903D1"/>
    <w:rsid w:val="00C90589"/>
    <w:rsid w:val="00C90781"/>
    <w:rsid w:val="00C909B7"/>
    <w:rsid w:val="00C90BC5"/>
    <w:rsid w:val="00C90E9E"/>
    <w:rsid w:val="00C912F0"/>
    <w:rsid w:val="00C91315"/>
    <w:rsid w:val="00C914BE"/>
    <w:rsid w:val="00C914E7"/>
    <w:rsid w:val="00C916CA"/>
    <w:rsid w:val="00C91A18"/>
    <w:rsid w:val="00C93A0B"/>
    <w:rsid w:val="00C93A58"/>
    <w:rsid w:val="00C93A75"/>
    <w:rsid w:val="00C93F0B"/>
    <w:rsid w:val="00C93FF1"/>
    <w:rsid w:val="00C947E0"/>
    <w:rsid w:val="00C94B52"/>
    <w:rsid w:val="00C94C45"/>
    <w:rsid w:val="00C94ECE"/>
    <w:rsid w:val="00C95013"/>
    <w:rsid w:val="00C9528C"/>
    <w:rsid w:val="00C95D65"/>
    <w:rsid w:val="00C95F4F"/>
    <w:rsid w:val="00C96074"/>
    <w:rsid w:val="00C96232"/>
    <w:rsid w:val="00C965E0"/>
    <w:rsid w:val="00C9665B"/>
    <w:rsid w:val="00C967F9"/>
    <w:rsid w:val="00C968B7"/>
    <w:rsid w:val="00C9692D"/>
    <w:rsid w:val="00C969E7"/>
    <w:rsid w:val="00C96BB3"/>
    <w:rsid w:val="00C96DC8"/>
    <w:rsid w:val="00C9741C"/>
    <w:rsid w:val="00C97D7D"/>
    <w:rsid w:val="00C97E3C"/>
    <w:rsid w:val="00C97F39"/>
    <w:rsid w:val="00CA0372"/>
    <w:rsid w:val="00CA075B"/>
    <w:rsid w:val="00CA1033"/>
    <w:rsid w:val="00CA177A"/>
    <w:rsid w:val="00CA1C4E"/>
    <w:rsid w:val="00CA2304"/>
    <w:rsid w:val="00CA2B59"/>
    <w:rsid w:val="00CA3585"/>
    <w:rsid w:val="00CA41E1"/>
    <w:rsid w:val="00CA450C"/>
    <w:rsid w:val="00CA4FB3"/>
    <w:rsid w:val="00CA51B6"/>
    <w:rsid w:val="00CA54F1"/>
    <w:rsid w:val="00CA55FB"/>
    <w:rsid w:val="00CA579D"/>
    <w:rsid w:val="00CA5929"/>
    <w:rsid w:val="00CA5A02"/>
    <w:rsid w:val="00CA60AA"/>
    <w:rsid w:val="00CA6216"/>
    <w:rsid w:val="00CA659E"/>
    <w:rsid w:val="00CA663F"/>
    <w:rsid w:val="00CA69A8"/>
    <w:rsid w:val="00CA6E6C"/>
    <w:rsid w:val="00CA708D"/>
    <w:rsid w:val="00CA743B"/>
    <w:rsid w:val="00CA77E4"/>
    <w:rsid w:val="00CA7BCB"/>
    <w:rsid w:val="00CA7D30"/>
    <w:rsid w:val="00CA7EC4"/>
    <w:rsid w:val="00CA7F93"/>
    <w:rsid w:val="00CA7FC6"/>
    <w:rsid w:val="00CB0355"/>
    <w:rsid w:val="00CB0C37"/>
    <w:rsid w:val="00CB0C57"/>
    <w:rsid w:val="00CB1953"/>
    <w:rsid w:val="00CB199D"/>
    <w:rsid w:val="00CB1AE9"/>
    <w:rsid w:val="00CB1C23"/>
    <w:rsid w:val="00CB1C33"/>
    <w:rsid w:val="00CB1DF6"/>
    <w:rsid w:val="00CB215A"/>
    <w:rsid w:val="00CB23F6"/>
    <w:rsid w:val="00CB2845"/>
    <w:rsid w:val="00CB32CE"/>
    <w:rsid w:val="00CB32D7"/>
    <w:rsid w:val="00CB3762"/>
    <w:rsid w:val="00CB3982"/>
    <w:rsid w:val="00CB3BE1"/>
    <w:rsid w:val="00CB429A"/>
    <w:rsid w:val="00CB4D5E"/>
    <w:rsid w:val="00CB4DC5"/>
    <w:rsid w:val="00CB4F46"/>
    <w:rsid w:val="00CB54A5"/>
    <w:rsid w:val="00CB5AB1"/>
    <w:rsid w:val="00CB6952"/>
    <w:rsid w:val="00CB6B54"/>
    <w:rsid w:val="00CB6C73"/>
    <w:rsid w:val="00CB717C"/>
    <w:rsid w:val="00CB71ED"/>
    <w:rsid w:val="00CB789C"/>
    <w:rsid w:val="00CB7994"/>
    <w:rsid w:val="00CC015F"/>
    <w:rsid w:val="00CC02B5"/>
    <w:rsid w:val="00CC0859"/>
    <w:rsid w:val="00CC0A98"/>
    <w:rsid w:val="00CC0B41"/>
    <w:rsid w:val="00CC0C9D"/>
    <w:rsid w:val="00CC1176"/>
    <w:rsid w:val="00CC159D"/>
    <w:rsid w:val="00CC15F2"/>
    <w:rsid w:val="00CC16D9"/>
    <w:rsid w:val="00CC1807"/>
    <w:rsid w:val="00CC1E12"/>
    <w:rsid w:val="00CC212E"/>
    <w:rsid w:val="00CC26F0"/>
    <w:rsid w:val="00CC2AE7"/>
    <w:rsid w:val="00CC2CD2"/>
    <w:rsid w:val="00CC2FA7"/>
    <w:rsid w:val="00CC32E1"/>
    <w:rsid w:val="00CC33BC"/>
    <w:rsid w:val="00CC34D9"/>
    <w:rsid w:val="00CC3843"/>
    <w:rsid w:val="00CC3BE4"/>
    <w:rsid w:val="00CC429B"/>
    <w:rsid w:val="00CC4702"/>
    <w:rsid w:val="00CC4789"/>
    <w:rsid w:val="00CC478F"/>
    <w:rsid w:val="00CC50BB"/>
    <w:rsid w:val="00CC5521"/>
    <w:rsid w:val="00CC5628"/>
    <w:rsid w:val="00CC59AB"/>
    <w:rsid w:val="00CC5D6B"/>
    <w:rsid w:val="00CC5DF5"/>
    <w:rsid w:val="00CC5E54"/>
    <w:rsid w:val="00CC6739"/>
    <w:rsid w:val="00CC6940"/>
    <w:rsid w:val="00CC6D8B"/>
    <w:rsid w:val="00CC6F8D"/>
    <w:rsid w:val="00CC7402"/>
    <w:rsid w:val="00CC7B37"/>
    <w:rsid w:val="00CC7DF5"/>
    <w:rsid w:val="00CC7EAE"/>
    <w:rsid w:val="00CD004A"/>
    <w:rsid w:val="00CD0501"/>
    <w:rsid w:val="00CD05C3"/>
    <w:rsid w:val="00CD081C"/>
    <w:rsid w:val="00CD0EDB"/>
    <w:rsid w:val="00CD107B"/>
    <w:rsid w:val="00CD1202"/>
    <w:rsid w:val="00CD1229"/>
    <w:rsid w:val="00CD1361"/>
    <w:rsid w:val="00CD142A"/>
    <w:rsid w:val="00CD1E56"/>
    <w:rsid w:val="00CD2634"/>
    <w:rsid w:val="00CD266B"/>
    <w:rsid w:val="00CD2978"/>
    <w:rsid w:val="00CD29BF"/>
    <w:rsid w:val="00CD2C2D"/>
    <w:rsid w:val="00CD2D39"/>
    <w:rsid w:val="00CD2E80"/>
    <w:rsid w:val="00CD2FB8"/>
    <w:rsid w:val="00CD304F"/>
    <w:rsid w:val="00CD3411"/>
    <w:rsid w:val="00CD3AE0"/>
    <w:rsid w:val="00CD3D9B"/>
    <w:rsid w:val="00CD4612"/>
    <w:rsid w:val="00CD4774"/>
    <w:rsid w:val="00CD52A4"/>
    <w:rsid w:val="00CD5348"/>
    <w:rsid w:val="00CD5629"/>
    <w:rsid w:val="00CD5A17"/>
    <w:rsid w:val="00CD5BFF"/>
    <w:rsid w:val="00CD5E69"/>
    <w:rsid w:val="00CD5F18"/>
    <w:rsid w:val="00CD631C"/>
    <w:rsid w:val="00CD67B5"/>
    <w:rsid w:val="00CD6AED"/>
    <w:rsid w:val="00CD6C06"/>
    <w:rsid w:val="00CD7645"/>
    <w:rsid w:val="00CD7C79"/>
    <w:rsid w:val="00CE0004"/>
    <w:rsid w:val="00CE01F1"/>
    <w:rsid w:val="00CE065C"/>
    <w:rsid w:val="00CE06E6"/>
    <w:rsid w:val="00CE0A40"/>
    <w:rsid w:val="00CE0FFC"/>
    <w:rsid w:val="00CE120C"/>
    <w:rsid w:val="00CE14D6"/>
    <w:rsid w:val="00CE180B"/>
    <w:rsid w:val="00CE192A"/>
    <w:rsid w:val="00CE1D4F"/>
    <w:rsid w:val="00CE20CE"/>
    <w:rsid w:val="00CE2247"/>
    <w:rsid w:val="00CE24D5"/>
    <w:rsid w:val="00CE2578"/>
    <w:rsid w:val="00CE2A56"/>
    <w:rsid w:val="00CE32D2"/>
    <w:rsid w:val="00CE3787"/>
    <w:rsid w:val="00CE38DB"/>
    <w:rsid w:val="00CE3AB0"/>
    <w:rsid w:val="00CE42C5"/>
    <w:rsid w:val="00CE434D"/>
    <w:rsid w:val="00CE43EA"/>
    <w:rsid w:val="00CE46E3"/>
    <w:rsid w:val="00CE4AC1"/>
    <w:rsid w:val="00CE4ED7"/>
    <w:rsid w:val="00CE5456"/>
    <w:rsid w:val="00CE6269"/>
    <w:rsid w:val="00CE671E"/>
    <w:rsid w:val="00CE6A5D"/>
    <w:rsid w:val="00CE6CDC"/>
    <w:rsid w:val="00CE6FB9"/>
    <w:rsid w:val="00CE7386"/>
    <w:rsid w:val="00CE79DF"/>
    <w:rsid w:val="00CE7D43"/>
    <w:rsid w:val="00CE7F83"/>
    <w:rsid w:val="00CF006D"/>
    <w:rsid w:val="00CF03EE"/>
    <w:rsid w:val="00CF04BF"/>
    <w:rsid w:val="00CF0961"/>
    <w:rsid w:val="00CF0BDD"/>
    <w:rsid w:val="00CF0CCC"/>
    <w:rsid w:val="00CF0E06"/>
    <w:rsid w:val="00CF1080"/>
    <w:rsid w:val="00CF1186"/>
    <w:rsid w:val="00CF1343"/>
    <w:rsid w:val="00CF1B8D"/>
    <w:rsid w:val="00CF1DA9"/>
    <w:rsid w:val="00CF220B"/>
    <w:rsid w:val="00CF22E3"/>
    <w:rsid w:val="00CF24C2"/>
    <w:rsid w:val="00CF2F7D"/>
    <w:rsid w:val="00CF31F2"/>
    <w:rsid w:val="00CF3A49"/>
    <w:rsid w:val="00CF3A7D"/>
    <w:rsid w:val="00CF3C18"/>
    <w:rsid w:val="00CF3D48"/>
    <w:rsid w:val="00CF3F93"/>
    <w:rsid w:val="00CF408B"/>
    <w:rsid w:val="00CF4211"/>
    <w:rsid w:val="00CF4558"/>
    <w:rsid w:val="00CF4B99"/>
    <w:rsid w:val="00CF4FAA"/>
    <w:rsid w:val="00CF5075"/>
    <w:rsid w:val="00CF57CB"/>
    <w:rsid w:val="00CF59A1"/>
    <w:rsid w:val="00CF6392"/>
    <w:rsid w:val="00CF683F"/>
    <w:rsid w:val="00CF6B3E"/>
    <w:rsid w:val="00CF6B4A"/>
    <w:rsid w:val="00CF6FA5"/>
    <w:rsid w:val="00CF736D"/>
    <w:rsid w:val="00CF73C5"/>
    <w:rsid w:val="00CF7875"/>
    <w:rsid w:val="00CF7930"/>
    <w:rsid w:val="00CF7E3A"/>
    <w:rsid w:val="00CF7E86"/>
    <w:rsid w:val="00CF7EB6"/>
    <w:rsid w:val="00CF7FC2"/>
    <w:rsid w:val="00D00A14"/>
    <w:rsid w:val="00D00C01"/>
    <w:rsid w:val="00D00FC8"/>
    <w:rsid w:val="00D0111B"/>
    <w:rsid w:val="00D011AC"/>
    <w:rsid w:val="00D016BB"/>
    <w:rsid w:val="00D0188D"/>
    <w:rsid w:val="00D01A13"/>
    <w:rsid w:val="00D01A14"/>
    <w:rsid w:val="00D02AC6"/>
    <w:rsid w:val="00D02C24"/>
    <w:rsid w:val="00D02EF3"/>
    <w:rsid w:val="00D0358E"/>
    <w:rsid w:val="00D0374C"/>
    <w:rsid w:val="00D04310"/>
    <w:rsid w:val="00D0495F"/>
    <w:rsid w:val="00D04D21"/>
    <w:rsid w:val="00D04EDA"/>
    <w:rsid w:val="00D0518D"/>
    <w:rsid w:val="00D05A55"/>
    <w:rsid w:val="00D062D6"/>
    <w:rsid w:val="00D06A1C"/>
    <w:rsid w:val="00D06FE5"/>
    <w:rsid w:val="00D0701C"/>
    <w:rsid w:val="00D0706C"/>
    <w:rsid w:val="00D0717A"/>
    <w:rsid w:val="00D07332"/>
    <w:rsid w:val="00D07703"/>
    <w:rsid w:val="00D077CE"/>
    <w:rsid w:val="00D07B0E"/>
    <w:rsid w:val="00D07CBF"/>
    <w:rsid w:val="00D102DF"/>
    <w:rsid w:val="00D10596"/>
    <w:rsid w:val="00D11483"/>
    <w:rsid w:val="00D11CD0"/>
    <w:rsid w:val="00D12229"/>
    <w:rsid w:val="00D12D9F"/>
    <w:rsid w:val="00D138FE"/>
    <w:rsid w:val="00D13913"/>
    <w:rsid w:val="00D13BF8"/>
    <w:rsid w:val="00D13D23"/>
    <w:rsid w:val="00D13F42"/>
    <w:rsid w:val="00D1402C"/>
    <w:rsid w:val="00D14697"/>
    <w:rsid w:val="00D146AA"/>
    <w:rsid w:val="00D148F3"/>
    <w:rsid w:val="00D14E24"/>
    <w:rsid w:val="00D15C18"/>
    <w:rsid w:val="00D16477"/>
    <w:rsid w:val="00D16892"/>
    <w:rsid w:val="00D16ADF"/>
    <w:rsid w:val="00D16DC4"/>
    <w:rsid w:val="00D17189"/>
    <w:rsid w:val="00D172D8"/>
    <w:rsid w:val="00D1759D"/>
    <w:rsid w:val="00D175BC"/>
    <w:rsid w:val="00D175EB"/>
    <w:rsid w:val="00D1780A"/>
    <w:rsid w:val="00D178C3"/>
    <w:rsid w:val="00D2001A"/>
    <w:rsid w:val="00D207B5"/>
    <w:rsid w:val="00D20AC9"/>
    <w:rsid w:val="00D20FA7"/>
    <w:rsid w:val="00D2150A"/>
    <w:rsid w:val="00D221C3"/>
    <w:rsid w:val="00D22282"/>
    <w:rsid w:val="00D22472"/>
    <w:rsid w:val="00D2272B"/>
    <w:rsid w:val="00D23301"/>
    <w:rsid w:val="00D23671"/>
    <w:rsid w:val="00D23C08"/>
    <w:rsid w:val="00D24487"/>
    <w:rsid w:val="00D24583"/>
    <w:rsid w:val="00D24AD5"/>
    <w:rsid w:val="00D250CC"/>
    <w:rsid w:val="00D25A1C"/>
    <w:rsid w:val="00D25C83"/>
    <w:rsid w:val="00D25FCF"/>
    <w:rsid w:val="00D260F3"/>
    <w:rsid w:val="00D26389"/>
    <w:rsid w:val="00D26C72"/>
    <w:rsid w:val="00D27474"/>
    <w:rsid w:val="00D2751E"/>
    <w:rsid w:val="00D27526"/>
    <w:rsid w:val="00D27CB6"/>
    <w:rsid w:val="00D27E0F"/>
    <w:rsid w:val="00D30224"/>
    <w:rsid w:val="00D304E3"/>
    <w:rsid w:val="00D30900"/>
    <w:rsid w:val="00D3093C"/>
    <w:rsid w:val="00D30EF4"/>
    <w:rsid w:val="00D312E5"/>
    <w:rsid w:val="00D31A79"/>
    <w:rsid w:val="00D3206A"/>
    <w:rsid w:val="00D322C7"/>
    <w:rsid w:val="00D32CED"/>
    <w:rsid w:val="00D332E0"/>
    <w:rsid w:val="00D33523"/>
    <w:rsid w:val="00D33553"/>
    <w:rsid w:val="00D33969"/>
    <w:rsid w:val="00D33A78"/>
    <w:rsid w:val="00D33ACE"/>
    <w:rsid w:val="00D33B2F"/>
    <w:rsid w:val="00D33EED"/>
    <w:rsid w:val="00D34675"/>
    <w:rsid w:val="00D34E0C"/>
    <w:rsid w:val="00D34E9D"/>
    <w:rsid w:val="00D34F8E"/>
    <w:rsid w:val="00D35366"/>
    <w:rsid w:val="00D35A04"/>
    <w:rsid w:val="00D367F3"/>
    <w:rsid w:val="00D36F1C"/>
    <w:rsid w:val="00D3720B"/>
    <w:rsid w:val="00D372CB"/>
    <w:rsid w:val="00D375D3"/>
    <w:rsid w:val="00D37DD7"/>
    <w:rsid w:val="00D405C5"/>
    <w:rsid w:val="00D41119"/>
    <w:rsid w:val="00D41236"/>
    <w:rsid w:val="00D414F5"/>
    <w:rsid w:val="00D41508"/>
    <w:rsid w:val="00D41FC7"/>
    <w:rsid w:val="00D420E5"/>
    <w:rsid w:val="00D42482"/>
    <w:rsid w:val="00D424AB"/>
    <w:rsid w:val="00D4262B"/>
    <w:rsid w:val="00D426AC"/>
    <w:rsid w:val="00D42CD6"/>
    <w:rsid w:val="00D42CFC"/>
    <w:rsid w:val="00D42D24"/>
    <w:rsid w:val="00D42EDF"/>
    <w:rsid w:val="00D4309D"/>
    <w:rsid w:val="00D431DE"/>
    <w:rsid w:val="00D43737"/>
    <w:rsid w:val="00D4433D"/>
    <w:rsid w:val="00D44AC4"/>
    <w:rsid w:val="00D44E4D"/>
    <w:rsid w:val="00D45240"/>
    <w:rsid w:val="00D4546B"/>
    <w:rsid w:val="00D45830"/>
    <w:rsid w:val="00D45A56"/>
    <w:rsid w:val="00D45D04"/>
    <w:rsid w:val="00D46004"/>
    <w:rsid w:val="00D46166"/>
    <w:rsid w:val="00D463A8"/>
    <w:rsid w:val="00D465B5"/>
    <w:rsid w:val="00D46623"/>
    <w:rsid w:val="00D4707C"/>
    <w:rsid w:val="00D470EE"/>
    <w:rsid w:val="00D471B6"/>
    <w:rsid w:val="00D47683"/>
    <w:rsid w:val="00D4771D"/>
    <w:rsid w:val="00D4774B"/>
    <w:rsid w:val="00D47F52"/>
    <w:rsid w:val="00D47FA2"/>
    <w:rsid w:val="00D5010F"/>
    <w:rsid w:val="00D502C5"/>
    <w:rsid w:val="00D507C8"/>
    <w:rsid w:val="00D5084F"/>
    <w:rsid w:val="00D50B8A"/>
    <w:rsid w:val="00D50F4D"/>
    <w:rsid w:val="00D514F8"/>
    <w:rsid w:val="00D51E7E"/>
    <w:rsid w:val="00D527B5"/>
    <w:rsid w:val="00D52B08"/>
    <w:rsid w:val="00D5303B"/>
    <w:rsid w:val="00D5380C"/>
    <w:rsid w:val="00D53DB9"/>
    <w:rsid w:val="00D53F6F"/>
    <w:rsid w:val="00D542F4"/>
    <w:rsid w:val="00D5461C"/>
    <w:rsid w:val="00D5463B"/>
    <w:rsid w:val="00D54965"/>
    <w:rsid w:val="00D54C04"/>
    <w:rsid w:val="00D55277"/>
    <w:rsid w:val="00D55CA2"/>
    <w:rsid w:val="00D56224"/>
    <w:rsid w:val="00D56354"/>
    <w:rsid w:val="00D568C1"/>
    <w:rsid w:val="00D568DF"/>
    <w:rsid w:val="00D56974"/>
    <w:rsid w:val="00D56EA2"/>
    <w:rsid w:val="00D57237"/>
    <w:rsid w:val="00D579CA"/>
    <w:rsid w:val="00D57D0D"/>
    <w:rsid w:val="00D60002"/>
    <w:rsid w:val="00D6012A"/>
    <w:rsid w:val="00D60509"/>
    <w:rsid w:val="00D60AE2"/>
    <w:rsid w:val="00D6100E"/>
    <w:rsid w:val="00D61B6F"/>
    <w:rsid w:val="00D61E64"/>
    <w:rsid w:val="00D61F3A"/>
    <w:rsid w:val="00D6223F"/>
    <w:rsid w:val="00D625EA"/>
    <w:rsid w:val="00D6263B"/>
    <w:rsid w:val="00D62D55"/>
    <w:rsid w:val="00D630EA"/>
    <w:rsid w:val="00D6365F"/>
    <w:rsid w:val="00D63931"/>
    <w:rsid w:val="00D63BFC"/>
    <w:rsid w:val="00D63D13"/>
    <w:rsid w:val="00D63DB7"/>
    <w:rsid w:val="00D63FB3"/>
    <w:rsid w:val="00D640FF"/>
    <w:rsid w:val="00D6441D"/>
    <w:rsid w:val="00D64A94"/>
    <w:rsid w:val="00D64DC7"/>
    <w:rsid w:val="00D6504E"/>
    <w:rsid w:val="00D651CA"/>
    <w:rsid w:val="00D6594E"/>
    <w:rsid w:val="00D65D33"/>
    <w:rsid w:val="00D65F7D"/>
    <w:rsid w:val="00D66054"/>
    <w:rsid w:val="00D6607D"/>
    <w:rsid w:val="00D66333"/>
    <w:rsid w:val="00D664F5"/>
    <w:rsid w:val="00D6672C"/>
    <w:rsid w:val="00D667CB"/>
    <w:rsid w:val="00D668CF"/>
    <w:rsid w:val="00D66AA1"/>
    <w:rsid w:val="00D66AAC"/>
    <w:rsid w:val="00D66D2D"/>
    <w:rsid w:val="00D66F4D"/>
    <w:rsid w:val="00D6715C"/>
    <w:rsid w:val="00D67243"/>
    <w:rsid w:val="00D676C6"/>
    <w:rsid w:val="00D67EAB"/>
    <w:rsid w:val="00D70230"/>
    <w:rsid w:val="00D709F0"/>
    <w:rsid w:val="00D70ECA"/>
    <w:rsid w:val="00D71533"/>
    <w:rsid w:val="00D71546"/>
    <w:rsid w:val="00D723EF"/>
    <w:rsid w:val="00D7277C"/>
    <w:rsid w:val="00D72820"/>
    <w:rsid w:val="00D72A7E"/>
    <w:rsid w:val="00D72C14"/>
    <w:rsid w:val="00D72C78"/>
    <w:rsid w:val="00D73112"/>
    <w:rsid w:val="00D73FDE"/>
    <w:rsid w:val="00D74262"/>
    <w:rsid w:val="00D7459B"/>
    <w:rsid w:val="00D7475E"/>
    <w:rsid w:val="00D747C1"/>
    <w:rsid w:val="00D749A7"/>
    <w:rsid w:val="00D74E6D"/>
    <w:rsid w:val="00D751C0"/>
    <w:rsid w:val="00D75252"/>
    <w:rsid w:val="00D75274"/>
    <w:rsid w:val="00D75457"/>
    <w:rsid w:val="00D760B6"/>
    <w:rsid w:val="00D7665A"/>
    <w:rsid w:val="00D76BDD"/>
    <w:rsid w:val="00D76C5E"/>
    <w:rsid w:val="00D77232"/>
    <w:rsid w:val="00D773D2"/>
    <w:rsid w:val="00D776BC"/>
    <w:rsid w:val="00D776ED"/>
    <w:rsid w:val="00D77DEF"/>
    <w:rsid w:val="00D80349"/>
    <w:rsid w:val="00D804D4"/>
    <w:rsid w:val="00D80777"/>
    <w:rsid w:val="00D80E21"/>
    <w:rsid w:val="00D80FEB"/>
    <w:rsid w:val="00D813E3"/>
    <w:rsid w:val="00D8168E"/>
    <w:rsid w:val="00D81AB5"/>
    <w:rsid w:val="00D81C04"/>
    <w:rsid w:val="00D81D0E"/>
    <w:rsid w:val="00D81F24"/>
    <w:rsid w:val="00D821FD"/>
    <w:rsid w:val="00D8260E"/>
    <w:rsid w:val="00D82A68"/>
    <w:rsid w:val="00D82D0D"/>
    <w:rsid w:val="00D82F9E"/>
    <w:rsid w:val="00D83964"/>
    <w:rsid w:val="00D83FA9"/>
    <w:rsid w:val="00D844E6"/>
    <w:rsid w:val="00D84998"/>
    <w:rsid w:val="00D84AB5"/>
    <w:rsid w:val="00D85677"/>
    <w:rsid w:val="00D861A6"/>
    <w:rsid w:val="00D86389"/>
    <w:rsid w:val="00D86885"/>
    <w:rsid w:val="00D86C46"/>
    <w:rsid w:val="00D87041"/>
    <w:rsid w:val="00D8789A"/>
    <w:rsid w:val="00D907A9"/>
    <w:rsid w:val="00D909B3"/>
    <w:rsid w:val="00D91380"/>
    <w:rsid w:val="00D91B1B"/>
    <w:rsid w:val="00D921C8"/>
    <w:rsid w:val="00D923F3"/>
    <w:rsid w:val="00D925B4"/>
    <w:rsid w:val="00D92654"/>
    <w:rsid w:val="00D92A40"/>
    <w:rsid w:val="00D92C75"/>
    <w:rsid w:val="00D92D4C"/>
    <w:rsid w:val="00D93AEB"/>
    <w:rsid w:val="00D93BC5"/>
    <w:rsid w:val="00D9468D"/>
    <w:rsid w:val="00D94844"/>
    <w:rsid w:val="00D9489A"/>
    <w:rsid w:val="00D94927"/>
    <w:rsid w:val="00D94B72"/>
    <w:rsid w:val="00D94DA3"/>
    <w:rsid w:val="00D94E34"/>
    <w:rsid w:val="00D95AAF"/>
    <w:rsid w:val="00D973DB"/>
    <w:rsid w:val="00D97DAE"/>
    <w:rsid w:val="00DA018E"/>
    <w:rsid w:val="00DA0869"/>
    <w:rsid w:val="00DA0E52"/>
    <w:rsid w:val="00DA0ED0"/>
    <w:rsid w:val="00DA13D5"/>
    <w:rsid w:val="00DA1783"/>
    <w:rsid w:val="00DA1DA1"/>
    <w:rsid w:val="00DA292E"/>
    <w:rsid w:val="00DA2AED"/>
    <w:rsid w:val="00DA2C07"/>
    <w:rsid w:val="00DA2CBE"/>
    <w:rsid w:val="00DA3090"/>
    <w:rsid w:val="00DA326C"/>
    <w:rsid w:val="00DA3D3B"/>
    <w:rsid w:val="00DA43DD"/>
    <w:rsid w:val="00DA4895"/>
    <w:rsid w:val="00DA4B94"/>
    <w:rsid w:val="00DA4BC1"/>
    <w:rsid w:val="00DA4D88"/>
    <w:rsid w:val="00DA51D5"/>
    <w:rsid w:val="00DA5497"/>
    <w:rsid w:val="00DA598D"/>
    <w:rsid w:val="00DA5C10"/>
    <w:rsid w:val="00DA63F0"/>
    <w:rsid w:val="00DA64CB"/>
    <w:rsid w:val="00DA7214"/>
    <w:rsid w:val="00DA72DE"/>
    <w:rsid w:val="00DA74A9"/>
    <w:rsid w:val="00DA783A"/>
    <w:rsid w:val="00DB0296"/>
    <w:rsid w:val="00DB03FC"/>
    <w:rsid w:val="00DB04C3"/>
    <w:rsid w:val="00DB0526"/>
    <w:rsid w:val="00DB0ADB"/>
    <w:rsid w:val="00DB0F46"/>
    <w:rsid w:val="00DB1854"/>
    <w:rsid w:val="00DB1893"/>
    <w:rsid w:val="00DB1B53"/>
    <w:rsid w:val="00DB20DA"/>
    <w:rsid w:val="00DB21F6"/>
    <w:rsid w:val="00DB2304"/>
    <w:rsid w:val="00DB2DEF"/>
    <w:rsid w:val="00DB34DC"/>
    <w:rsid w:val="00DB3512"/>
    <w:rsid w:val="00DB35CD"/>
    <w:rsid w:val="00DB3621"/>
    <w:rsid w:val="00DB3FEF"/>
    <w:rsid w:val="00DB4112"/>
    <w:rsid w:val="00DB426A"/>
    <w:rsid w:val="00DB4523"/>
    <w:rsid w:val="00DB4722"/>
    <w:rsid w:val="00DB4C1F"/>
    <w:rsid w:val="00DB52C4"/>
    <w:rsid w:val="00DB545C"/>
    <w:rsid w:val="00DB57AC"/>
    <w:rsid w:val="00DB580A"/>
    <w:rsid w:val="00DB58C3"/>
    <w:rsid w:val="00DB5A77"/>
    <w:rsid w:val="00DB5DF9"/>
    <w:rsid w:val="00DB6A18"/>
    <w:rsid w:val="00DB6A67"/>
    <w:rsid w:val="00DB6DEF"/>
    <w:rsid w:val="00DB6EA7"/>
    <w:rsid w:val="00DB6EFD"/>
    <w:rsid w:val="00DB6F05"/>
    <w:rsid w:val="00DB7358"/>
    <w:rsid w:val="00DB7602"/>
    <w:rsid w:val="00DB7665"/>
    <w:rsid w:val="00DB790B"/>
    <w:rsid w:val="00DC075B"/>
    <w:rsid w:val="00DC08D1"/>
    <w:rsid w:val="00DC095D"/>
    <w:rsid w:val="00DC0C64"/>
    <w:rsid w:val="00DC0D0E"/>
    <w:rsid w:val="00DC1678"/>
    <w:rsid w:val="00DC18DF"/>
    <w:rsid w:val="00DC1C3F"/>
    <w:rsid w:val="00DC1DB4"/>
    <w:rsid w:val="00DC1EAD"/>
    <w:rsid w:val="00DC20D9"/>
    <w:rsid w:val="00DC2348"/>
    <w:rsid w:val="00DC2A21"/>
    <w:rsid w:val="00DC2D8E"/>
    <w:rsid w:val="00DC2FC9"/>
    <w:rsid w:val="00DC3054"/>
    <w:rsid w:val="00DC32CC"/>
    <w:rsid w:val="00DC346B"/>
    <w:rsid w:val="00DC3D1C"/>
    <w:rsid w:val="00DC3EC8"/>
    <w:rsid w:val="00DC4233"/>
    <w:rsid w:val="00DC4236"/>
    <w:rsid w:val="00DC4317"/>
    <w:rsid w:val="00DC4635"/>
    <w:rsid w:val="00DC59E9"/>
    <w:rsid w:val="00DC60D4"/>
    <w:rsid w:val="00DC6306"/>
    <w:rsid w:val="00DC64B0"/>
    <w:rsid w:val="00DC6A19"/>
    <w:rsid w:val="00DC6F7A"/>
    <w:rsid w:val="00DC70A8"/>
    <w:rsid w:val="00DC76B7"/>
    <w:rsid w:val="00DC786D"/>
    <w:rsid w:val="00DC7F73"/>
    <w:rsid w:val="00DD006A"/>
    <w:rsid w:val="00DD02A4"/>
    <w:rsid w:val="00DD07A6"/>
    <w:rsid w:val="00DD0D4A"/>
    <w:rsid w:val="00DD0D60"/>
    <w:rsid w:val="00DD126C"/>
    <w:rsid w:val="00DD1364"/>
    <w:rsid w:val="00DD14C1"/>
    <w:rsid w:val="00DD197A"/>
    <w:rsid w:val="00DD1D0C"/>
    <w:rsid w:val="00DD2712"/>
    <w:rsid w:val="00DD2726"/>
    <w:rsid w:val="00DD2775"/>
    <w:rsid w:val="00DD2E98"/>
    <w:rsid w:val="00DD34BA"/>
    <w:rsid w:val="00DD3534"/>
    <w:rsid w:val="00DD3707"/>
    <w:rsid w:val="00DD4CED"/>
    <w:rsid w:val="00DD4DBB"/>
    <w:rsid w:val="00DD4EBD"/>
    <w:rsid w:val="00DD5CA4"/>
    <w:rsid w:val="00DD5EC9"/>
    <w:rsid w:val="00DD5FF2"/>
    <w:rsid w:val="00DD602A"/>
    <w:rsid w:val="00DD6D57"/>
    <w:rsid w:val="00DD6E6B"/>
    <w:rsid w:val="00DD6FFF"/>
    <w:rsid w:val="00DD7C09"/>
    <w:rsid w:val="00DE022A"/>
    <w:rsid w:val="00DE0837"/>
    <w:rsid w:val="00DE09EE"/>
    <w:rsid w:val="00DE0C6A"/>
    <w:rsid w:val="00DE1484"/>
    <w:rsid w:val="00DE1979"/>
    <w:rsid w:val="00DE1AE7"/>
    <w:rsid w:val="00DE1B6F"/>
    <w:rsid w:val="00DE1C2F"/>
    <w:rsid w:val="00DE2A7A"/>
    <w:rsid w:val="00DE2A8E"/>
    <w:rsid w:val="00DE2C2A"/>
    <w:rsid w:val="00DE2C2D"/>
    <w:rsid w:val="00DE3690"/>
    <w:rsid w:val="00DE3697"/>
    <w:rsid w:val="00DE4A7B"/>
    <w:rsid w:val="00DE507F"/>
    <w:rsid w:val="00DE51F5"/>
    <w:rsid w:val="00DE5428"/>
    <w:rsid w:val="00DE59CD"/>
    <w:rsid w:val="00DE5A29"/>
    <w:rsid w:val="00DE5A2B"/>
    <w:rsid w:val="00DE5CFA"/>
    <w:rsid w:val="00DE6354"/>
    <w:rsid w:val="00DE69B7"/>
    <w:rsid w:val="00DE6E88"/>
    <w:rsid w:val="00DE6EEE"/>
    <w:rsid w:val="00DE7033"/>
    <w:rsid w:val="00DE77F3"/>
    <w:rsid w:val="00DF006B"/>
    <w:rsid w:val="00DF0079"/>
    <w:rsid w:val="00DF0598"/>
    <w:rsid w:val="00DF0675"/>
    <w:rsid w:val="00DF0A8B"/>
    <w:rsid w:val="00DF0EF9"/>
    <w:rsid w:val="00DF1DFB"/>
    <w:rsid w:val="00DF2004"/>
    <w:rsid w:val="00DF2907"/>
    <w:rsid w:val="00DF2BF6"/>
    <w:rsid w:val="00DF303A"/>
    <w:rsid w:val="00DF3577"/>
    <w:rsid w:val="00DF36DD"/>
    <w:rsid w:val="00DF3860"/>
    <w:rsid w:val="00DF4488"/>
    <w:rsid w:val="00DF4671"/>
    <w:rsid w:val="00DF4A75"/>
    <w:rsid w:val="00DF4E80"/>
    <w:rsid w:val="00DF4E92"/>
    <w:rsid w:val="00DF515E"/>
    <w:rsid w:val="00DF53D1"/>
    <w:rsid w:val="00DF57CB"/>
    <w:rsid w:val="00DF5B10"/>
    <w:rsid w:val="00DF5C53"/>
    <w:rsid w:val="00DF5DEC"/>
    <w:rsid w:val="00DF6601"/>
    <w:rsid w:val="00DF6BDC"/>
    <w:rsid w:val="00DF72DE"/>
    <w:rsid w:val="00DF7522"/>
    <w:rsid w:val="00DF7A2C"/>
    <w:rsid w:val="00DF7E27"/>
    <w:rsid w:val="00DF7E95"/>
    <w:rsid w:val="00E00525"/>
    <w:rsid w:val="00E00648"/>
    <w:rsid w:val="00E009AC"/>
    <w:rsid w:val="00E00C0B"/>
    <w:rsid w:val="00E00DA6"/>
    <w:rsid w:val="00E01720"/>
    <w:rsid w:val="00E017B4"/>
    <w:rsid w:val="00E0194C"/>
    <w:rsid w:val="00E019EF"/>
    <w:rsid w:val="00E01D69"/>
    <w:rsid w:val="00E021A7"/>
    <w:rsid w:val="00E022B0"/>
    <w:rsid w:val="00E02975"/>
    <w:rsid w:val="00E02C3A"/>
    <w:rsid w:val="00E0315B"/>
    <w:rsid w:val="00E03225"/>
    <w:rsid w:val="00E033A7"/>
    <w:rsid w:val="00E033FB"/>
    <w:rsid w:val="00E0353B"/>
    <w:rsid w:val="00E043AF"/>
    <w:rsid w:val="00E04AE9"/>
    <w:rsid w:val="00E04BB6"/>
    <w:rsid w:val="00E04DE5"/>
    <w:rsid w:val="00E04F4A"/>
    <w:rsid w:val="00E04FB3"/>
    <w:rsid w:val="00E05472"/>
    <w:rsid w:val="00E05552"/>
    <w:rsid w:val="00E0558E"/>
    <w:rsid w:val="00E055D6"/>
    <w:rsid w:val="00E0596F"/>
    <w:rsid w:val="00E05DF1"/>
    <w:rsid w:val="00E0629E"/>
    <w:rsid w:val="00E06BF3"/>
    <w:rsid w:val="00E07112"/>
    <w:rsid w:val="00E07120"/>
    <w:rsid w:val="00E0725A"/>
    <w:rsid w:val="00E07821"/>
    <w:rsid w:val="00E078E7"/>
    <w:rsid w:val="00E07E70"/>
    <w:rsid w:val="00E1015D"/>
    <w:rsid w:val="00E10191"/>
    <w:rsid w:val="00E103BC"/>
    <w:rsid w:val="00E104E0"/>
    <w:rsid w:val="00E10E7B"/>
    <w:rsid w:val="00E10E7E"/>
    <w:rsid w:val="00E1128B"/>
    <w:rsid w:val="00E11E4F"/>
    <w:rsid w:val="00E11E8F"/>
    <w:rsid w:val="00E11F53"/>
    <w:rsid w:val="00E122AF"/>
    <w:rsid w:val="00E12506"/>
    <w:rsid w:val="00E12635"/>
    <w:rsid w:val="00E12725"/>
    <w:rsid w:val="00E12C9E"/>
    <w:rsid w:val="00E12DD3"/>
    <w:rsid w:val="00E12EAC"/>
    <w:rsid w:val="00E13224"/>
    <w:rsid w:val="00E13308"/>
    <w:rsid w:val="00E13753"/>
    <w:rsid w:val="00E13E71"/>
    <w:rsid w:val="00E14559"/>
    <w:rsid w:val="00E149A0"/>
    <w:rsid w:val="00E15E30"/>
    <w:rsid w:val="00E164EC"/>
    <w:rsid w:val="00E1651E"/>
    <w:rsid w:val="00E165E7"/>
    <w:rsid w:val="00E17364"/>
    <w:rsid w:val="00E1750E"/>
    <w:rsid w:val="00E17A0B"/>
    <w:rsid w:val="00E17C09"/>
    <w:rsid w:val="00E200C8"/>
    <w:rsid w:val="00E20355"/>
    <w:rsid w:val="00E2094E"/>
    <w:rsid w:val="00E20BC5"/>
    <w:rsid w:val="00E21309"/>
    <w:rsid w:val="00E21590"/>
    <w:rsid w:val="00E21651"/>
    <w:rsid w:val="00E2165D"/>
    <w:rsid w:val="00E21732"/>
    <w:rsid w:val="00E217BD"/>
    <w:rsid w:val="00E21A53"/>
    <w:rsid w:val="00E21E06"/>
    <w:rsid w:val="00E225CA"/>
    <w:rsid w:val="00E2280D"/>
    <w:rsid w:val="00E22E29"/>
    <w:rsid w:val="00E23163"/>
    <w:rsid w:val="00E232B3"/>
    <w:rsid w:val="00E24175"/>
    <w:rsid w:val="00E248DA"/>
    <w:rsid w:val="00E24957"/>
    <w:rsid w:val="00E24D63"/>
    <w:rsid w:val="00E24EAB"/>
    <w:rsid w:val="00E25770"/>
    <w:rsid w:val="00E257CA"/>
    <w:rsid w:val="00E25A2E"/>
    <w:rsid w:val="00E25BF6"/>
    <w:rsid w:val="00E25CCD"/>
    <w:rsid w:val="00E25D40"/>
    <w:rsid w:val="00E25DF5"/>
    <w:rsid w:val="00E260C2"/>
    <w:rsid w:val="00E266E6"/>
    <w:rsid w:val="00E26C30"/>
    <w:rsid w:val="00E26E62"/>
    <w:rsid w:val="00E27343"/>
    <w:rsid w:val="00E2777F"/>
    <w:rsid w:val="00E27A0C"/>
    <w:rsid w:val="00E27CA0"/>
    <w:rsid w:val="00E27CA9"/>
    <w:rsid w:val="00E27E4B"/>
    <w:rsid w:val="00E27E92"/>
    <w:rsid w:val="00E27FAB"/>
    <w:rsid w:val="00E30291"/>
    <w:rsid w:val="00E30322"/>
    <w:rsid w:val="00E306D0"/>
    <w:rsid w:val="00E306F4"/>
    <w:rsid w:val="00E30FFA"/>
    <w:rsid w:val="00E3107B"/>
    <w:rsid w:val="00E310A8"/>
    <w:rsid w:val="00E31341"/>
    <w:rsid w:val="00E31974"/>
    <w:rsid w:val="00E31C91"/>
    <w:rsid w:val="00E31E15"/>
    <w:rsid w:val="00E31EBA"/>
    <w:rsid w:val="00E32A34"/>
    <w:rsid w:val="00E3348D"/>
    <w:rsid w:val="00E3348F"/>
    <w:rsid w:val="00E33582"/>
    <w:rsid w:val="00E339A8"/>
    <w:rsid w:val="00E33C30"/>
    <w:rsid w:val="00E33FA4"/>
    <w:rsid w:val="00E34073"/>
    <w:rsid w:val="00E344C4"/>
    <w:rsid w:val="00E34716"/>
    <w:rsid w:val="00E34F34"/>
    <w:rsid w:val="00E35149"/>
    <w:rsid w:val="00E35450"/>
    <w:rsid w:val="00E35812"/>
    <w:rsid w:val="00E35DEC"/>
    <w:rsid w:val="00E366ED"/>
    <w:rsid w:val="00E3670D"/>
    <w:rsid w:val="00E3671E"/>
    <w:rsid w:val="00E36DA6"/>
    <w:rsid w:val="00E37302"/>
    <w:rsid w:val="00E37323"/>
    <w:rsid w:val="00E373D5"/>
    <w:rsid w:val="00E374B2"/>
    <w:rsid w:val="00E375E5"/>
    <w:rsid w:val="00E375FC"/>
    <w:rsid w:val="00E4076C"/>
    <w:rsid w:val="00E40A0F"/>
    <w:rsid w:val="00E40CFD"/>
    <w:rsid w:val="00E41561"/>
    <w:rsid w:val="00E41DC8"/>
    <w:rsid w:val="00E42703"/>
    <w:rsid w:val="00E427C7"/>
    <w:rsid w:val="00E42A58"/>
    <w:rsid w:val="00E43249"/>
    <w:rsid w:val="00E43294"/>
    <w:rsid w:val="00E43D41"/>
    <w:rsid w:val="00E4410C"/>
    <w:rsid w:val="00E4467D"/>
    <w:rsid w:val="00E448F8"/>
    <w:rsid w:val="00E45151"/>
    <w:rsid w:val="00E457C2"/>
    <w:rsid w:val="00E45B7C"/>
    <w:rsid w:val="00E45BF0"/>
    <w:rsid w:val="00E45E0C"/>
    <w:rsid w:val="00E461E9"/>
    <w:rsid w:val="00E46249"/>
    <w:rsid w:val="00E464EF"/>
    <w:rsid w:val="00E46C3F"/>
    <w:rsid w:val="00E470FF"/>
    <w:rsid w:val="00E47333"/>
    <w:rsid w:val="00E47351"/>
    <w:rsid w:val="00E502A3"/>
    <w:rsid w:val="00E5048F"/>
    <w:rsid w:val="00E5072A"/>
    <w:rsid w:val="00E50922"/>
    <w:rsid w:val="00E50FFE"/>
    <w:rsid w:val="00E514EF"/>
    <w:rsid w:val="00E5160A"/>
    <w:rsid w:val="00E52B5F"/>
    <w:rsid w:val="00E52BC7"/>
    <w:rsid w:val="00E52E80"/>
    <w:rsid w:val="00E53580"/>
    <w:rsid w:val="00E5376C"/>
    <w:rsid w:val="00E53D1B"/>
    <w:rsid w:val="00E54434"/>
    <w:rsid w:val="00E5449E"/>
    <w:rsid w:val="00E545FB"/>
    <w:rsid w:val="00E54BD9"/>
    <w:rsid w:val="00E555EB"/>
    <w:rsid w:val="00E55619"/>
    <w:rsid w:val="00E5585F"/>
    <w:rsid w:val="00E55AD1"/>
    <w:rsid w:val="00E55FEE"/>
    <w:rsid w:val="00E5604A"/>
    <w:rsid w:val="00E56122"/>
    <w:rsid w:val="00E56494"/>
    <w:rsid w:val="00E56B4F"/>
    <w:rsid w:val="00E56EF3"/>
    <w:rsid w:val="00E574E6"/>
    <w:rsid w:val="00E57A98"/>
    <w:rsid w:val="00E57B80"/>
    <w:rsid w:val="00E60B4A"/>
    <w:rsid w:val="00E60D60"/>
    <w:rsid w:val="00E60EF0"/>
    <w:rsid w:val="00E611F9"/>
    <w:rsid w:val="00E6128C"/>
    <w:rsid w:val="00E61777"/>
    <w:rsid w:val="00E61BE5"/>
    <w:rsid w:val="00E61C3B"/>
    <w:rsid w:val="00E61E44"/>
    <w:rsid w:val="00E6211E"/>
    <w:rsid w:val="00E62135"/>
    <w:rsid w:val="00E622CD"/>
    <w:rsid w:val="00E626E2"/>
    <w:rsid w:val="00E628B4"/>
    <w:rsid w:val="00E628E5"/>
    <w:rsid w:val="00E62CCE"/>
    <w:rsid w:val="00E6302D"/>
    <w:rsid w:val="00E63302"/>
    <w:rsid w:val="00E63421"/>
    <w:rsid w:val="00E63799"/>
    <w:rsid w:val="00E63859"/>
    <w:rsid w:val="00E63A14"/>
    <w:rsid w:val="00E645F2"/>
    <w:rsid w:val="00E64821"/>
    <w:rsid w:val="00E64A14"/>
    <w:rsid w:val="00E64F9D"/>
    <w:rsid w:val="00E652E2"/>
    <w:rsid w:val="00E654D6"/>
    <w:rsid w:val="00E658DC"/>
    <w:rsid w:val="00E65961"/>
    <w:rsid w:val="00E65C3C"/>
    <w:rsid w:val="00E65D21"/>
    <w:rsid w:val="00E6606E"/>
    <w:rsid w:val="00E6612D"/>
    <w:rsid w:val="00E662CE"/>
    <w:rsid w:val="00E66CC9"/>
    <w:rsid w:val="00E672BD"/>
    <w:rsid w:val="00E6734A"/>
    <w:rsid w:val="00E6752C"/>
    <w:rsid w:val="00E678F0"/>
    <w:rsid w:val="00E67CC0"/>
    <w:rsid w:val="00E67ED1"/>
    <w:rsid w:val="00E70562"/>
    <w:rsid w:val="00E70A15"/>
    <w:rsid w:val="00E70A8B"/>
    <w:rsid w:val="00E70A8E"/>
    <w:rsid w:val="00E71033"/>
    <w:rsid w:val="00E71102"/>
    <w:rsid w:val="00E71141"/>
    <w:rsid w:val="00E71BE2"/>
    <w:rsid w:val="00E71F97"/>
    <w:rsid w:val="00E72165"/>
    <w:rsid w:val="00E723D4"/>
    <w:rsid w:val="00E72531"/>
    <w:rsid w:val="00E726D0"/>
    <w:rsid w:val="00E727C0"/>
    <w:rsid w:val="00E73054"/>
    <w:rsid w:val="00E73159"/>
    <w:rsid w:val="00E7332B"/>
    <w:rsid w:val="00E73358"/>
    <w:rsid w:val="00E7361B"/>
    <w:rsid w:val="00E73881"/>
    <w:rsid w:val="00E7396A"/>
    <w:rsid w:val="00E73B86"/>
    <w:rsid w:val="00E73C9F"/>
    <w:rsid w:val="00E73D22"/>
    <w:rsid w:val="00E742BE"/>
    <w:rsid w:val="00E74329"/>
    <w:rsid w:val="00E74727"/>
    <w:rsid w:val="00E7486E"/>
    <w:rsid w:val="00E74CD7"/>
    <w:rsid w:val="00E7523C"/>
    <w:rsid w:val="00E758E6"/>
    <w:rsid w:val="00E760E4"/>
    <w:rsid w:val="00E7639C"/>
    <w:rsid w:val="00E763B3"/>
    <w:rsid w:val="00E76616"/>
    <w:rsid w:val="00E76AD4"/>
    <w:rsid w:val="00E76BF5"/>
    <w:rsid w:val="00E77B05"/>
    <w:rsid w:val="00E77EB9"/>
    <w:rsid w:val="00E80114"/>
    <w:rsid w:val="00E8179F"/>
    <w:rsid w:val="00E81CFC"/>
    <w:rsid w:val="00E81F7A"/>
    <w:rsid w:val="00E8278E"/>
    <w:rsid w:val="00E828A4"/>
    <w:rsid w:val="00E82938"/>
    <w:rsid w:val="00E82BFF"/>
    <w:rsid w:val="00E83211"/>
    <w:rsid w:val="00E83236"/>
    <w:rsid w:val="00E83302"/>
    <w:rsid w:val="00E837B1"/>
    <w:rsid w:val="00E83ADB"/>
    <w:rsid w:val="00E83D57"/>
    <w:rsid w:val="00E8407F"/>
    <w:rsid w:val="00E844F1"/>
    <w:rsid w:val="00E846E7"/>
    <w:rsid w:val="00E8478F"/>
    <w:rsid w:val="00E8490C"/>
    <w:rsid w:val="00E84E2F"/>
    <w:rsid w:val="00E8523F"/>
    <w:rsid w:val="00E85414"/>
    <w:rsid w:val="00E8541E"/>
    <w:rsid w:val="00E8570C"/>
    <w:rsid w:val="00E8595E"/>
    <w:rsid w:val="00E8613B"/>
    <w:rsid w:val="00E86242"/>
    <w:rsid w:val="00E86405"/>
    <w:rsid w:val="00E86B1E"/>
    <w:rsid w:val="00E86F04"/>
    <w:rsid w:val="00E87100"/>
    <w:rsid w:val="00E874E6"/>
    <w:rsid w:val="00E87D1A"/>
    <w:rsid w:val="00E90368"/>
    <w:rsid w:val="00E903DD"/>
    <w:rsid w:val="00E90708"/>
    <w:rsid w:val="00E9096E"/>
    <w:rsid w:val="00E90B48"/>
    <w:rsid w:val="00E91247"/>
    <w:rsid w:val="00E914EC"/>
    <w:rsid w:val="00E9160E"/>
    <w:rsid w:val="00E916FC"/>
    <w:rsid w:val="00E92873"/>
    <w:rsid w:val="00E92CF3"/>
    <w:rsid w:val="00E92DBD"/>
    <w:rsid w:val="00E92EED"/>
    <w:rsid w:val="00E93361"/>
    <w:rsid w:val="00E93E9F"/>
    <w:rsid w:val="00E93FB8"/>
    <w:rsid w:val="00E94293"/>
    <w:rsid w:val="00E9475A"/>
    <w:rsid w:val="00E954B9"/>
    <w:rsid w:val="00E95759"/>
    <w:rsid w:val="00E958BA"/>
    <w:rsid w:val="00E95C2E"/>
    <w:rsid w:val="00E95E60"/>
    <w:rsid w:val="00E96106"/>
    <w:rsid w:val="00E96409"/>
    <w:rsid w:val="00E96574"/>
    <w:rsid w:val="00E9659E"/>
    <w:rsid w:val="00E978C9"/>
    <w:rsid w:val="00E97D64"/>
    <w:rsid w:val="00EA04A7"/>
    <w:rsid w:val="00EA052B"/>
    <w:rsid w:val="00EA08AC"/>
    <w:rsid w:val="00EA08AE"/>
    <w:rsid w:val="00EA0A89"/>
    <w:rsid w:val="00EA1082"/>
    <w:rsid w:val="00EA10BB"/>
    <w:rsid w:val="00EA149F"/>
    <w:rsid w:val="00EA14D3"/>
    <w:rsid w:val="00EA18C5"/>
    <w:rsid w:val="00EA1977"/>
    <w:rsid w:val="00EA19DB"/>
    <w:rsid w:val="00EA1BC7"/>
    <w:rsid w:val="00EA1E6D"/>
    <w:rsid w:val="00EA220D"/>
    <w:rsid w:val="00EA26C8"/>
    <w:rsid w:val="00EA289C"/>
    <w:rsid w:val="00EA29D4"/>
    <w:rsid w:val="00EA2CCE"/>
    <w:rsid w:val="00EA38E5"/>
    <w:rsid w:val="00EA3D1F"/>
    <w:rsid w:val="00EA3F8C"/>
    <w:rsid w:val="00EA4316"/>
    <w:rsid w:val="00EA474F"/>
    <w:rsid w:val="00EA4823"/>
    <w:rsid w:val="00EA4F2D"/>
    <w:rsid w:val="00EA4FDB"/>
    <w:rsid w:val="00EA53ED"/>
    <w:rsid w:val="00EA596B"/>
    <w:rsid w:val="00EA61B7"/>
    <w:rsid w:val="00EA6D67"/>
    <w:rsid w:val="00EA7208"/>
    <w:rsid w:val="00EA73E6"/>
    <w:rsid w:val="00EA764B"/>
    <w:rsid w:val="00EA7C92"/>
    <w:rsid w:val="00EB050A"/>
    <w:rsid w:val="00EB0675"/>
    <w:rsid w:val="00EB092B"/>
    <w:rsid w:val="00EB0C08"/>
    <w:rsid w:val="00EB1684"/>
    <w:rsid w:val="00EB16A9"/>
    <w:rsid w:val="00EB17F1"/>
    <w:rsid w:val="00EB2080"/>
    <w:rsid w:val="00EB2140"/>
    <w:rsid w:val="00EB2608"/>
    <w:rsid w:val="00EB26B7"/>
    <w:rsid w:val="00EB2BCC"/>
    <w:rsid w:val="00EB2D52"/>
    <w:rsid w:val="00EB2D89"/>
    <w:rsid w:val="00EB39E3"/>
    <w:rsid w:val="00EB3CE0"/>
    <w:rsid w:val="00EB3DE8"/>
    <w:rsid w:val="00EB408D"/>
    <w:rsid w:val="00EB40FC"/>
    <w:rsid w:val="00EB4613"/>
    <w:rsid w:val="00EB4761"/>
    <w:rsid w:val="00EB4BDC"/>
    <w:rsid w:val="00EB4DED"/>
    <w:rsid w:val="00EB5559"/>
    <w:rsid w:val="00EB569A"/>
    <w:rsid w:val="00EB6008"/>
    <w:rsid w:val="00EB605B"/>
    <w:rsid w:val="00EB614B"/>
    <w:rsid w:val="00EB658D"/>
    <w:rsid w:val="00EB6CE0"/>
    <w:rsid w:val="00EB6D29"/>
    <w:rsid w:val="00EB7363"/>
    <w:rsid w:val="00EB73A2"/>
    <w:rsid w:val="00EB7B29"/>
    <w:rsid w:val="00EB7B9D"/>
    <w:rsid w:val="00EB7E82"/>
    <w:rsid w:val="00EB7EB1"/>
    <w:rsid w:val="00EC1377"/>
    <w:rsid w:val="00EC14C9"/>
    <w:rsid w:val="00EC155D"/>
    <w:rsid w:val="00EC1645"/>
    <w:rsid w:val="00EC1C3B"/>
    <w:rsid w:val="00EC1F78"/>
    <w:rsid w:val="00EC2079"/>
    <w:rsid w:val="00EC2083"/>
    <w:rsid w:val="00EC2418"/>
    <w:rsid w:val="00EC24CE"/>
    <w:rsid w:val="00EC29DD"/>
    <w:rsid w:val="00EC2A8B"/>
    <w:rsid w:val="00EC2EE7"/>
    <w:rsid w:val="00EC3A17"/>
    <w:rsid w:val="00EC3A71"/>
    <w:rsid w:val="00EC3AF9"/>
    <w:rsid w:val="00EC3DAD"/>
    <w:rsid w:val="00EC3F9E"/>
    <w:rsid w:val="00EC460D"/>
    <w:rsid w:val="00EC4651"/>
    <w:rsid w:val="00EC4770"/>
    <w:rsid w:val="00EC4A2D"/>
    <w:rsid w:val="00EC4A2F"/>
    <w:rsid w:val="00EC4D72"/>
    <w:rsid w:val="00EC5344"/>
    <w:rsid w:val="00EC5449"/>
    <w:rsid w:val="00EC54D9"/>
    <w:rsid w:val="00EC5A3E"/>
    <w:rsid w:val="00EC5A55"/>
    <w:rsid w:val="00EC5EE9"/>
    <w:rsid w:val="00EC5FFD"/>
    <w:rsid w:val="00EC6A61"/>
    <w:rsid w:val="00EC6C70"/>
    <w:rsid w:val="00EC710A"/>
    <w:rsid w:val="00EC7551"/>
    <w:rsid w:val="00EC762C"/>
    <w:rsid w:val="00EC7712"/>
    <w:rsid w:val="00EC7C93"/>
    <w:rsid w:val="00EC7FB3"/>
    <w:rsid w:val="00ED039F"/>
    <w:rsid w:val="00ED044C"/>
    <w:rsid w:val="00ED1092"/>
    <w:rsid w:val="00ED12EA"/>
    <w:rsid w:val="00ED1485"/>
    <w:rsid w:val="00ED173A"/>
    <w:rsid w:val="00ED17E6"/>
    <w:rsid w:val="00ED211F"/>
    <w:rsid w:val="00ED22E2"/>
    <w:rsid w:val="00ED24B7"/>
    <w:rsid w:val="00ED2636"/>
    <w:rsid w:val="00ED296A"/>
    <w:rsid w:val="00ED2A54"/>
    <w:rsid w:val="00ED3319"/>
    <w:rsid w:val="00ED36D6"/>
    <w:rsid w:val="00ED3875"/>
    <w:rsid w:val="00ED4048"/>
    <w:rsid w:val="00ED47B6"/>
    <w:rsid w:val="00ED48D8"/>
    <w:rsid w:val="00ED48FA"/>
    <w:rsid w:val="00ED50FF"/>
    <w:rsid w:val="00ED5362"/>
    <w:rsid w:val="00ED5438"/>
    <w:rsid w:val="00ED5B60"/>
    <w:rsid w:val="00ED5F2E"/>
    <w:rsid w:val="00ED5FC9"/>
    <w:rsid w:val="00ED61EB"/>
    <w:rsid w:val="00ED620B"/>
    <w:rsid w:val="00ED65D4"/>
    <w:rsid w:val="00ED69A0"/>
    <w:rsid w:val="00ED7287"/>
    <w:rsid w:val="00ED7853"/>
    <w:rsid w:val="00ED7BCB"/>
    <w:rsid w:val="00ED7BE9"/>
    <w:rsid w:val="00ED7DD4"/>
    <w:rsid w:val="00EE002F"/>
    <w:rsid w:val="00EE00A5"/>
    <w:rsid w:val="00EE01E5"/>
    <w:rsid w:val="00EE07C8"/>
    <w:rsid w:val="00EE09AC"/>
    <w:rsid w:val="00EE12DF"/>
    <w:rsid w:val="00EE14B1"/>
    <w:rsid w:val="00EE1A36"/>
    <w:rsid w:val="00EE1A4B"/>
    <w:rsid w:val="00EE20E9"/>
    <w:rsid w:val="00EE2873"/>
    <w:rsid w:val="00EE2E6F"/>
    <w:rsid w:val="00EE2F1F"/>
    <w:rsid w:val="00EE32AE"/>
    <w:rsid w:val="00EE3974"/>
    <w:rsid w:val="00EE41B4"/>
    <w:rsid w:val="00EE49F4"/>
    <w:rsid w:val="00EE54BB"/>
    <w:rsid w:val="00EE56D8"/>
    <w:rsid w:val="00EE574B"/>
    <w:rsid w:val="00EE5F0B"/>
    <w:rsid w:val="00EE5FD4"/>
    <w:rsid w:val="00EE6218"/>
    <w:rsid w:val="00EE642B"/>
    <w:rsid w:val="00EE655A"/>
    <w:rsid w:val="00EE6D38"/>
    <w:rsid w:val="00EE7401"/>
    <w:rsid w:val="00EE752D"/>
    <w:rsid w:val="00EE78F7"/>
    <w:rsid w:val="00EE7D2A"/>
    <w:rsid w:val="00EF0319"/>
    <w:rsid w:val="00EF03B8"/>
    <w:rsid w:val="00EF07BA"/>
    <w:rsid w:val="00EF0A6D"/>
    <w:rsid w:val="00EF0B02"/>
    <w:rsid w:val="00EF0C20"/>
    <w:rsid w:val="00EF1255"/>
    <w:rsid w:val="00EF14ED"/>
    <w:rsid w:val="00EF16D6"/>
    <w:rsid w:val="00EF1830"/>
    <w:rsid w:val="00EF1D3F"/>
    <w:rsid w:val="00EF24C8"/>
    <w:rsid w:val="00EF2F38"/>
    <w:rsid w:val="00EF351C"/>
    <w:rsid w:val="00EF36D6"/>
    <w:rsid w:val="00EF3B9E"/>
    <w:rsid w:val="00EF4282"/>
    <w:rsid w:val="00EF4749"/>
    <w:rsid w:val="00EF545B"/>
    <w:rsid w:val="00EF5509"/>
    <w:rsid w:val="00EF565C"/>
    <w:rsid w:val="00EF5698"/>
    <w:rsid w:val="00EF5FCD"/>
    <w:rsid w:val="00EF604E"/>
    <w:rsid w:val="00EF60D0"/>
    <w:rsid w:val="00EF63F8"/>
    <w:rsid w:val="00EF6A64"/>
    <w:rsid w:val="00EF6B3E"/>
    <w:rsid w:val="00EF6B7E"/>
    <w:rsid w:val="00EF6C41"/>
    <w:rsid w:val="00EF6C4F"/>
    <w:rsid w:val="00EF7334"/>
    <w:rsid w:val="00EF75DC"/>
    <w:rsid w:val="00EF7EC5"/>
    <w:rsid w:val="00EF7EFF"/>
    <w:rsid w:val="00F001E7"/>
    <w:rsid w:val="00F00BAE"/>
    <w:rsid w:val="00F00EC4"/>
    <w:rsid w:val="00F01118"/>
    <w:rsid w:val="00F01624"/>
    <w:rsid w:val="00F0164A"/>
    <w:rsid w:val="00F01D40"/>
    <w:rsid w:val="00F01E27"/>
    <w:rsid w:val="00F023BE"/>
    <w:rsid w:val="00F027EC"/>
    <w:rsid w:val="00F02D43"/>
    <w:rsid w:val="00F02D8F"/>
    <w:rsid w:val="00F03A57"/>
    <w:rsid w:val="00F04178"/>
    <w:rsid w:val="00F04284"/>
    <w:rsid w:val="00F04778"/>
    <w:rsid w:val="00F04C49"/>
    <w:rsid w:val="00F05241"/>
    <w:rsid w:val="00F055AA"/>
    <w:rsid w:val="00F0565F"/>
    <w:rsid w:val="00F05B48"/>
    <w:rsid w:val="00F05CBD"/>
    <w:rsid w:val="00F05E28"/>
    <w:rsid w:val="00F05FAF"/>
    <w:rsid w:val="00F060BC"/>
    <w:rsid w:val="00F060D0"/>
    <w:rsid w:val="00F077AA"/>
    <w:rsid w:val="00F07968"/>
    <w:rsid w:val="00F102B7"/>
    <w:rsid w:val="00F10847"/>
    <w:rsid w:val="00F108BC"/>
    <w:rsid w:val="00F10EC0"/>
    <w:rsid w:val="00F11339"/>
    <w:rsid w:val="00F1142C"/>
    <w:rsid w:val="00F11B71"/>
    <w:rsid w:val="00F11BA5"/>
    <w:rsid w:val="00F12314"/>
    <w:rsid w:val="00F1277A"/>
    <w:rsid w:val="00F129CB"/>
    <w:rsid w:val="00F12D33"/>
    <w:rsid w:val="00F12F2B"/>
    <w:rsid w:val="00F1354B"/>
    <w:rsid w:val="00F1388E"/>
    <w:rsid w:val="00F13E5F"/>
    <w:rsid w:val="00F13EFD"/>
    <w:rsid w:val="00F14012"/>
    <w:rsid w:val="00F141CA"/>
    <w:rsid w:val="00F147A2"/>
    <w:rsid w:val="00F14D10"/>
    <w:rsid w:val="00F15A76"/>
    <w:rsid w:val="00F15D02"/>
    <w:rsid w:val="00F15FDD"/>
    <w:rsid w:val="00F1612B"/>
    <w:rsid w:val="00F1636C"/>
    <w:rsid w:val="00F16919"/>
    <w:rsid w:val="00F17270"/>
    <w:rsid w:val="00F172E0"/>
    <w:rsid w:val="00F17341"/>
    <w:rsid w:val="00F177F4"/>
    <w:rsid w:val="00F17A39"/>
    <w:rsid w:val="00F17AFA"/>
    <w:rsid w:val="00F17F91"/>
    <w:rsid w:val="00F206A9"/>
    <w:rsid w:val="00F20DCE"/>
    <w:rsid w:val="00F212BC"/>
    <w:rsid w:val="00F21ABB"/>
    <w:rsid w:val="00F21EAC"/>
    <w:rsid w:val="00F22744"/>
    <w:rsid w:val="00F22A8F"/>
    <w:rsid w:val="00F23AC1"/>
    <w:rsid w:val="00F23CCC"/>
    <w:rsid w:val="00F24495"/>
    <w:rsid w:val="00F2456C"/>
    <w:rsid w:val="00F249E7"/>
    <w:rsid w:val="00F24B70"/>
    <w:rsid w:val="00F25051"/>
    <w:rsid w:val="00F25695"/>
    <w:rsid w:val="00F258F1"/>
    <w:rsid w:val="00F25ACA"/>
    <w:rsid w:val="00F26348"/>
    <w:rsid w:val="00F26978"/>
    <w:rsid w:val="00F269D2"/>
    <w:rsid w:val="00F26B70"/>
    <w:rsid w:val="00F26ED5"/>
    <w:rsid w:val="00F26F30"/>
    <w:rsid w:val="00F271D3"/>
    <w:rsid w:val="00F2753C"/>
    <w:rsid w:val="00F276F2"/>
    <w:rsid w:val="00F27AD1"/>
    <w:rsid w:val="00F300A2"/>
    <w:rsid w:val="00F30267"/>
    <w:rsid w:val="00F3041B"/>
    <w:rsid w:val="00F304A2"/>
    <w:rsid w:val="00F30C21"/>
    <w:rsid w:val="00F31127"/>
    <w:rsid w:val="00F31266"/>
    <w:rsid w:val="00F3148B"/>
    <w:rsid w:val="00F31556"/>
    <w:rsid w:val="00F31702"/>
    <w:rsid w:val="00F31FF3"/>
    <w:rsid w:val="00F32048"/>
    <w:rsid w:val="00F32241"/>
    <w:rsid w:val="00F325B4"/>
    <w:rsid w:val="00F329E6"/>
    <w:rsid w:val="00F32B82"/>
    <w:rsid w:val="00F33164"/>
    <w:rsid w:val="00F33B66"/>
    <w:rsid w:val="00F33CAB"/>
    <w:rsid w:val="00F33E31"/>
    <w:rsid w:val="00F33FAF"/>
    <w:rsid w:val="00F34248"/>
    <w:rsid w:val="00F343A8"/>
    <w:rsid w:val="00F344EC"/>
    <w:rsid w:val="00F346A7"/>
    <w:rsid w:val="00F34A3E"/>
    <w:rsid w:val="00F35309"/>
    <w:rsid w:val="00F353F5"/>
    <w:rsid w:val="00F364FB"/>
    <w:rsid w:val="00F36895"/>
    <w:rsid w:val="00F36986"/>
    <w:rsid w:val="00F36B40"/>
    <w:rsid w:val="00F36D15"/>
    <w:rsid w:val="00F36D8E"/>
    <w:rsid w:val="00F37262"/>
    <w:rsid w:val="00F372A9"/>
    <w:rsid w:val="00F3745D"/>
    <w:rsid w:val="00F37471"/>
    <w:rsid w:val="00F37667"/>
    <w:rsid w:val="00F37877"/>
    <w:rsid w:val="00F37C77"/>
    <w:rsid w:val="00F37CAA"/>
    <w:rsid w:val="00F37D15"/>
    <w:rsid w:val="00F4033F"/>
    <w:rsid w:val="00F403DC"/>
    <w:rsid w:val="00F40768"/>
    <w:rsid w:val="00F40846"/>
    <w:rsid w:val="00F40D00"/>
    <w:rsid w:val="00F40E38"/>
    <w:rsid w:val="00F412A7"/>
    <w:rsid w:val="00F41C62"/>
    <w:rsid w:val="00F41F04"/>
    <w:rsid w:val="00F41F54"/>
    <w:rsid w:val="00F42082"/>
    <w:rsid w:val="00F422AE"/>
    <w:rsid w:val="00F4285E"/>
    <w:rsid w:val="00F42ED2"/>
    <w:rsid w:val="00F42F2B"/>
    <w:rsid w:val="00F43A02"/>
    <w:rsid w:val="00F43AF7"/>
    <w:rsid w:val="00F43CCD"/>
    <w:rsid w:val="00F44E3F"/>
    <w:rsid w:val="00F45271"/>
    <w:rsid w:val="00F45471"/>
    <w:rsid w:val="00F45AF2"/>
    <w:rsid w:val="00F45D94"/>
    <w:rsid w:val="00F46616"/>
    <w:rsid w:val="00F46984"/>
    <w:rsid w:val="00F46C8D"/>
    <w:rsid w:val="00F47199"/>
    <w:rsid w:val="00F47237"/>
    <w:rsid w:val="00F472BB"/>
    <w:rsid w:val="00F47681"/>
    <w:rsid w:val="00F47705"/>
    <w:rsid w:val="00F47EF5"/>
    <w:rsid w:val="00F500B9"/>
    <w:rsid w:val="00F503B7"/>
    <w:rsid w:val="00F50406"/>
    <w:rsid w:val="00F5060F"/>
    <w:rsid w:val="00F5066D"/>
    <w:rsid w:val="00F506FC"/>
    <w:rsid w:val="00F50728"/>
    <w:rsid w:val="00F508A8"/>
    <w:rsid w:val="00F508F8"/>
    <w:rsid w:val="00F508F9"/>
    <w:rsid w:val="00F50A6D"/>
    <w:rsid w:val="00F511C8"/>
    <w:rsid w:val="00F513FE"/>
    <w:rsid w:val="00F5167E"/>
    <w:rsid w:val="00F51B48"/>
    <w:rsid w:val="00F51B6C"/>
    <w:rsid w:val="00F51DD0"/>
    <w:rsid w:val="00F5213F"/>
    <w:rsid w:val="00F52878"/>
    <w:rsid w:val="00F5339C"/>
    <w:rsid w:val="00F53CC3"/>
    <w:rsid w:val="00F5430F"/>
    <w:rsid w:val="00F5472C"/>
    <w:rsid w:val="00F54E19"/>
    <w:rsid w:val="00F54EA6"/>
    <w:rsid w:val="00F54EDF"/>
    <w:rsid w:val="00F551F6"/>
    <w:rsid w:val="00F557AF"/>
    <w:rsid w:val="00F55AB5"/>
    <w:rsid w:val="00F55C19"/>
    <w:rsid w:val="00F55DA9"/>
    <w:rsid w:val="00F56282"/>
    <w:rsid w:val="00F567F2"/>
    <w:rsid w:val="00F56919"/>
    <w:rsid w:val="00F56B01"/>
    <w:rsid w:val="00F574C1"/>
    <w:rsid w:val="00F575A0"/>
    <w:rsid w:val="00F57791"/>
    <w:rsid w:val="00F57EBE"/>
    <w:rsid w:val="00F60280"/>
    <w:rsid w:val="00F604D7"/>
    <w:rsid w:val="00F6082E"/>
    <w:rsid w:val="00F608A4"/>
    <w:rsid w:val="00F60B66"/>
    <w:rsid w:val="00F60CF8"/>
    <w:rsid w:val="00F6159D"/>
    <w:rsid w:val="00F6179D"/>
    <w:rsid w:val="00F61A81"/>
    <w:rsid w:val="00F61C48"/>
    <w:rsid w:val="00F6259C"/>
    <w:rsid w:val="00F62893"/>
    <w:rsid w:val="00F62D2D"/>
    <w:rsid w:val="00F62D75"/>
    <w:rsid w:val="00F62D9D"/>
    <w:rsid w:val="00F62DF6"/>
    <w:rsid w:val="00F62EEC"/>
    <w:rsid w:val="00F64695"/>
    <w:rsid w:val="00F64839"/>
    <w:rsid w:val="00F649D4"/>
    <w:rsid w:val="00F64A10"/>
    <w:rsid w:val="00F64BA8"/>
    <w:rsid w:val="00F64C25"/>
    <w:rsid w:val="00F64C3D"/>
    <w:rsid w:val="00F64FF1"/>
    <w:rsid w:val="00F651B3"/>
    <w:rsid w:val="00F656C4"/>
    <w:rsid w:val="00F6596E"/>
    <w:rsid w:val="00F65A7C"/>
    <w:rsid w:val="00F65B93"/>
    <w:rsid w:val="00F66028"/>
    <w:rsid w:val="00F667A7"/>
    <w:rsid w:val="00F66D6F"/>
    <w:rsid w:val="00F66F98"/>
    <w:rsid w:val="00F67059"/>
    <w:rsid w:val="00F67370"/>
    <w:rsid w:val="00F70A9B"/>
    <w:rsid w:val="00F70B01"/>
    <w:rsid w:val="00F71130"/>
    <w:rsid w:val="00F711A2"/>
    <w:rsid w:val="00F71335"/>
    <w:rsid w:val="00F713BD"/>
    <w:rsid w:val="00F716B6"/>
    <w:rsid w:val="00F71788"/>
    <w:rsid w:val="00F717DD"/>
    <w:rsid w:val="00F719E3"/>
    <w:rsid w:val="00F71FDD"/>
    <w:rsid w:val="00F725AA"/>
    <w:rsid w:val="00F72912"/>
    <w:rsid w:val="00F729AA"/>
    <w:rsid w:val="00F72D41"/>
    <w:rsid w:val="00F7375E"/>
    <w:rsid w:val="00F73A25"/>
    <w:rsid w:val="00F7408A"/>
    <w:rsid w:val="00F7449A"/>
    <w:rsid w:val="00F744BD"/>
    <w:rsid w:val="00F745FF"/>
    <w:rsid w:val="00F746E2"/>
    <w:rsid w:val="00F74998"/>
    <w:rsid w:val="00F74AE5"/>
    <w:rsid w:val="00F74BA8"/>
    <w:rsid w:val="00F74C11"/>
    <w:rsid w:val="00F74EE9"/>
    <w:rsid w:val="00F750D2"/>
    <w:rsid w:val="00F75105"/>
    <w:rsid w:val="00F7520C"/>
    <w:rsid w:val="00F75521"/>
    <w:rsid w:val="00F759B2"/>
    <w:rsid w:val="00F75B58"/>
    <w:rsid w:val="00F75B9C"/>
    <w:rsid w:val="00F75EC9"/>
    <w:rsid w:val="00F7618D"/>
    <w:rsid w:val="00F765B8"/>
    <w:rsid w:val="00F766D3"/>
    <w:rsid w:val="00F7697A"/>
    <w:rsid w:val="00F76A71"/>
    <w:rsid w:val="00F76B0F"/>
    <w:rsid w:val="00F76CDF"/>
    <w:rsid w:val="00F76F30"/>
    <w:rsid w:val="00F770BA"/>
    <w:rsid w:val="00F77700"/>
    <w:rsid w:val="00F77B0D"/>
    <w:rsid w:val="00F77E64"/>
    <w:rsid w:val="00F77FB1"/>
    <w:rsid w:val="00F802EE"/>
    <w:rsid w:val="00F80449"/>
    <w:rsid w:val="00F80737"/>
    <w:rsid w:val="00F808AD"/>
    <w:rsid w:val="00F80A3D"/>
    <w:rsid w:val="00F80CD7"/>
    <w:rsid w:val="00F8147F"/>
    <w:rsid w:val="00F81BB7"/>
    <w:rsid w:val="00F81D2C"/>
    <w:rsid w:val="00F826F5"/>
    <w:rsid w:val="00F827A6"/>
    <w:rsid w:val="00F82AD9"/>
    <w:rsid w:val="00F82EAA"/>
    <w:rsid w:val="00F83ED6"/>
    <w:rsid w:val="00F846E8"/>
    <w:rsid w:val="00F8519D"/>
    <w:rsid w:val="00F855CD"/>
    <w:rsid w:val="00F85958"/>
    <w:rsid w:val="00F85CA6"/>
    <w:rsid w:val="00F85CD1"/>
    <w:rsid w:val="00F86127"/>
    <w:rsid w:val="00F86221"/>
    <w:rsid w:val="00F864A8"/>
    <w:rsid w:val="00F865DC"/>
    <w:rsid w:val="00F866E1"/>
    <w:rsid w:val="00F867D6"/>
    <w:rsid w:val="00F8698A"/>
    <w:rsid w:val="00F86D5C"/>
    <w:rsid w:val="00F86D7F"/>
    <w:rsid w:val="00F870AC"/>
    <w:rsid w:val="00F870CF"/>
    <w:rsid w:val="00F8756C"/>
    <w:rsid w:val="00F879F5"/>
    <w:rsid w:val="00F90BAB"/>
    <w:rsid w:val="00F90F05"/>
    <w:rsid w:val="00F91048"/>
    <w:rsid w:val="00F91149"/>
    <w:rsid w:val="00F913D4"/>
    <w:rsid w:val="00F914BA"/>
    <w:rsid w:val="00F91917"/>
    <w:rsid w:val="00F91AF9"/>
    <w:rsid w:val="00F91B36"/>
    <w:rsid w:val="00F92173"/>
    <w:rsid w:val="00F924BD"/>
    <w:rsid w:val="00F92862"/>
    <w:rsid w:val="00F92CD1"/>
    <w:rsid w:val="00F92DFE"/>
    <w:rsid w:val="00F93086"/>
    <w:rsid w:val="00F930EB"/>
    <w:rsid w:val="00F930ED"/>
    <w:rsid w:val="00F93368"/>
    <w:rsid w:val="00F93903"/>
    <w:rsid w:val="00F93B71"/>
    <w:rsid w:val="00F93E77"/>
    <w:rsid w:val="00F94120"/>
    <w:rsid w:val="00F94833"/>
    <w:rsid w:val="00F949C8"/>
    <w:rsid w:val="00F94BFC"/>
    <w:rsid w:val="00F94C8C"/>
    <w:rsid w:val="00F9501F"/>
    <w:rsid w:val="00F951EC"/>
    <w:rsid w:val="00F9534F"/>
    <w:rsid w:val="00F95A42"/>
    <w:rsid w:val="00F95E01"/>
    <w:rsid w:val="00F96027"/>
    <w:rsid w:val="00F96680"/>
    <w:rsid w:val="00F97212"/>
    <w:rsid w:val="00F97D44"/>
    <w:rsid w:val="00F97DE9"/>
    <w:rsid w:val="00FA01DA"/>
    <w:rsid w:val="00FA06FA"/>
    <w:rsid w:val="00FA08CC"/>
    <w:rsid w:val="00FA09B6"/>
    <w:rsid w:val="00FA0CFC"/>
    <w:rsid w:val="00FA0E88"/>
    <w:rsid w:val="00FA12EB"/>
    <w:rsid w:val="00FA142D"/>
    <w:rsid w:val="00FA18C5"/>
    <w:rsid w:val="00FA1AC6"/>
    <w:rsid w:val="00FA1BD0"/>
    <w:rsid w:val="00FA1CD4"/>
    <w:rsid w:val="00FA1F36"/>
    <w:rsid w:val="00FA23A9"/>
    <w:rsid w:val="00FA2B35"/>
    <w:rsid w:val="00FA2CDF"/>
    <w:rsid w:val="00FA3100"/>
    <w:rsid w:val="00FA3194"/>
    <w:rsid w:val="00FA3351"/>
    <w:rsid w:val="00FA34B2"/>
    <w:rsid w:val="00FA35D7"/>
    <w:rsid w:val="00FA39B3"/>
    <w:rsid w:val="00FA41E9"/>
    <w:rsid w:val="00FA4A7A"/>
    <w:rsid w:val="00FA4CDA"/>
    <w:rsid w:val="00FA5300"/>
    <w:rsid w:val="00FA532C"/>
    <w:rsid w:val="00FA5343"/>
    <w:rsid w:val="00FA5A35"/>
    <w:rsid w:val="00FA5AEB"/>
    <w:rsid w:val="00FA5D4D"/>
    <w:rsid w:val="00FA6367"/>
    <w:rsid w:val="00FA6522"/>
    <w:rsid w:val="00FA65A1"/>
    <w:rsid w:val="00FA67CE"/>
    <w:rsid w:val="00FA68D5"/>
    <w:rsid w:val="00FA69F0"/>
    <w:rsid w:val="00FA6BB4"/>
    <w:rsid w:val="00FA6E63"/>
    <w:rsid w:val="00FA6FD5"/>
    <w:rsid w:val="00FA72F0"/>
    <w:rsid w:val="00FA7457"/>
    <w:rsid w:val="00FA75CC"/>
    <w:rsid w:val="00FA7667"/>
    <w:rsid w:val="00FA7CA5"/>
    <w:rsid w:val="00FB0471"/>
    <w:rsid w:val="00FB08A3"/>
    <w:rsid w:val="00FB0F32"/>
    <w:rsid w:val="00FB0FFB"/>
    <w:rsid w:val="00FB13EB"/>
    <w:rsid w:val="00FB17B0"/>
    <w:rsid w:val="00FB1ADC"/>
    <w:rsid w:val="00FB2895"/>
    <w:rsid w:val="00FB291D"/>
    <w:rsid w:val="00FB2CEC"/>
    <w:rsid w:val="00FB2F0B"/>
    <w:rsid w:val="00FB2FEA"/>
    <w:rsid w:val="00FB3462"/>
    <w:rsid w:val="00FB35EF"/>
    <w:rsid w:val="00FB4132"/>
    <w:rsid w:val="00FB484E"/>
    <w:rsid w:val="00FB4C68"/>
    <w:rsid w:val="00FB50E0"/>
    <w:rsid w:val="00FB5103"/>
    <w:rsid w:val="00FB5418"/>
    <w:rsid w:val="00FB55AF"/>
    <w:rsid w:val="00FB5813"/>
    <w:rsid w:val="00FB5E9D"/>
    <w:rsid w:val="00FB5F3A"/>
    <w:rsid w:val="00FB60AC"/>
    <w:rsid w:val="00FB6468"/>
    <w:rsid w:val="00FB656E"/>
    <w:rsid w:val="00FB6876"/>
    <w:rsid w:val="00FB6978"/>
    <w:rsid w:val="00FB7289"/>
    <w:rsid w:val="00FB7324"/>
    <w:rsid w:val="00FB76C9"/>
    <w:rsid w:val="00FB76F2"/>
    <w:rsid w:val="00FC0193"/>
    <w:rsid w:val="00FC0D57"/>
    <w:rsid w:val="00FC0DD7"/>
    <w:rsid w:val="00FC12BD"/>
    <w:rsid w:val="00FC12F8"/>
    <w:rsid w:val="00FC16BD"/>
    <w:rsid w:val="00FC1961"/>
    <w:rsid w:val="00FC1BD3"/>
    <w:rsid w:val="00FC1D0D"/>
    <w:rsid w:val="00FC1DE9"/>
    <w:rsid w:val="00FC2174"/>
    <w:rsid w:val="00FC225D"/>
    <w:rsid w:val="00FC2B2B"/>
    <w:rsid w:val="00FC2B9B"/>
    <w:rsid w:val="00FC34C5"/>
    <w:rsid w:val="00FC3784"/>
    <w:rsid w:val="00FC3F35"/>
    <w:rsid w:val="00FC404D"/>
    <w:rsid w:val="00FC426A"/>
    <w:rsid w:val="00FC42A5"/>
    <w:rsid w:val="00FC42C3"/>
    <w:rsid w:val="00FC4508"/>
    <w:rsid w:val="00FC46E6"/>
    <w:rsid w:val="00FC4979"/>
    <w:rsid w:val="00FC4ECB"/>
    <w:rsid w:val="00FC53F0"/>
    <w:rsid w:val="00FC569E"/>
    <w:rsid w:val="00FC5999"/>
    <w:rsid w:val="00FC5BDD"/>
    <w:rsid w:val="00FC5C83"/>
    <w:rsid w:val="00FC5F82"/>
    <w:rsid w:val="00FC6CCE"/>
    <w:rsid w:val="00FC7775"/>
    <w:rsid w:val="00FC7940"/>
    <w:rsid w:val="00FD029D"/>
    <w:rsid w:val="00FD06C6"/>
    <w:rsid w:val="00FD099E"/>
    <w:rsid w:val="00FD0D24"/>
    <w:rsid w:val="00FD0FA5"/>
    <w:rsid w:val="00FD13CB"/>
    <w:rsid w:val="00FD1424"/>
    <w:rsid w:val="00FD15D5"/>
    <w:rsid w:val="00FD17A0"/>
    <w:rsid w:val="00FD1B33"/>
    <w:rsid w:val="00FD1D88"/>
    <w:rsid w:val="00FD1EE3"/>
    <w:rsid w:val="00FD24C1"/>
    <w:rsid w:val="00FD2E2E"/>
    <w:rsid w:val="00FD3075"/>
    <w:rsid w:val="00FD30D0"/>
    <w:rsid w:val="00FD325A"/>
    <w:rsid w:val="00FD40F8"/>
    <w:rsid w:val="00FD45BE"/>
    <w:rsid w:val="00FD4D2D"/>
    <w:rsid w:val="00FD5264"/>
    <w:rsid w:val="00FD55C0"/>
    <w:rsid w:val="00FD56C9"/>
    <w:rsid w:val="00FD5ADE"/>
    <w:rsid w:val="00FD614B"/>
    <w:rsid w:val="00FD615A"/>
    <w:rsid w:val="00FD6799"/>
    <w:rsid w:val="00FD69E1"/>
    <w:rsid w:val="00FE0349"/>
    <w:rsid w:val="00FE038E"/>
    <w:rsid w:val="00FE0A4D"/>
    <w:rsid w:val="00FE0CEC"/>
    <w:rsid w:val="00FE1545"/>
    <w:rsid w:val="00FE15ED"/>
    <w:rsid w:val="00FE1A29"/>
    <w:rsid w:val="00FE1A91"/>
    <w:rsid w:val="00FE1B68"/>
    <w:rsid w:val="00FE1D46"/>
    <w:rsid w:val="00FE203A"/>
    <w:rsid w:val="00FE2043"/>
    <w:rsid w:val="00FE20C1"/>
    <w:rsid w:val="00FE2155"/>
    <w:rsid w:val="00FE2503"/>
    <w:rsid w:val="00FE32E4"/>
    <w:rsid w:val="00FE380F"/>
    <w:rsid w:val="00FE3CF5"/>
    <w:rsid w:val="00FE3DB7"/>
    <w:rsid w:val="00FE45BE"/>
    <w:rsid w:val="00FE5421"/>
    <w:rsid w:val="00FE5585"/>
    <w:rsid w:val="00FE563C"/>
    <w:rsid w:val="00FE5956"/>
    <w:rsid w:val="00FE5EBD"/>
    <w:rsid w:val="00FE619F"/>
    <w:rsid w:val="00FE632A"/>
    <w:rsid w:val="00FE6393"/>
    <w:rsid w:val="00FE684A"/>
    <w:rsid w:val="00FE6A4C"/>
    <w:rsid w:val="00FE6B82"/>
    <w:rsid w:val="00FE6D72"/>
    <w:rsid w:val="00FE6D89"/>
    <w:rsid w:val="00FE756F"/>
    <w:rsid w:val="00FE7606"/>
    <w:rsid w:val="00FE7794"/>
    <w:rsid w:val="00FE77D6"/>
    <w:rsid w:val="00FE77DC"/>
    <w:rsid w:val="00FE7985"/>
    <w:rsid w:val="00FE7F43"/>
    <w:rsid w:val="00FE7FAF"/>
    <w:rsid w:val="00FF0126"/>
    <w:rsid w:val="00FF02B6"/>
    <w:rsid w:val="00FF0314"/>
    <w:rsid w:val="00FF03FF"/>
    <w:rsid w:val="00FF0499"/>
    <w:rsid w:val="00FF0551"/>
    <w:rsid w:val="00FF05C6"/>
    <w:rsid w:val="00FF0EDD"/>
    <w:rsid w:val="00FF106F"/>
    <w:rsid w:val="00FF10A5"/>
    <w:rsid w:val="00FF1621"/>
    <w:rsid w:val="00FF1AE5"/>
    <w:rsid w:val="00FF2392"/>
    <w:rsid w:val="00FF2424"/>
    <w:rsid w:val="00FF2762"/>
    <w:rsid w:val="00FF2E42"/>
    <w:rsid w:val="00FF3418"/>
    <w:rsid w:val="00FF3539"/>
    <w:rsid w:val="00FF35D2"/>
    <w:rsid w:val="00FF3BC6"/>
    <w:rsid w:val="00FF3E7D"/>
    <w:rsid w:val="00FF3F47"/>
    <w:rsid w:val="00FF45AD"/>
    <w:rsid w:val="00FF4D99"/>
    <w:rsid w:val="00FF4DED"/>
    <w:rsid w:val="00FF56C4"/>
    <w:rsid w:val="00FF599D"/>
    <w:rsid w:val="00FF5A6F"/>
    <w:rsid w:val="00FF5A7D"/>
    <w:rsid w:val="00FF5D36"/>
    <w:rsid w:val="00FF5EA9"/>
    <w:rsid w:val="00FF6104"/>
    <w:rsid w:val="00FF68B9"/>
    <w:rsid w:val="00FF6972"/>
    <w:rsid w:val="00FF6B0E"/>
    <w:rsid w:val="00FF716E"/>
    <w:rsid w:val="00FF768C"/>
    <w:rsid w:val="00FF76AB"/>
    <w:rsid w:val="00FF781A"/>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8">
      <o:colormenu v:ext="edit" strokecolor="none"/>
    </o:shapedefaults>
    <o:shapelayout v:ext="edit">
      <o:idmap v:ext="edit" data="1"/>
      <o:rules v:ext="edit">
        <o:r id="V:Rule7" type="connector" idref="#_x0000_s1041"/>
        <o:r id="V:Rule8" type="connector" idref="#_x0000_s1046"/>
        <o:r id="V:Rule9" type="connector" idref="#_x0000_s1043"/>
        <o:r id="V:Rule10" type="connector" idref="#_x0000_s1051"/>
        <o:r id="V:Rule11" type="connector" idref="#_x0000_s1048"/>
        <o:r id="V:Rule1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1A51D6"/>
    <w:pPr>
      <w:widowControl w:val="0"/>
      <w:jc w:val="both"/>
    </w:pPr>
    <w:rPr>
      <w:kern w:val="2"/>
      <w:sz w:val="21"/>
      <w:szCs w:val="24"/>
    </w:rPr>
  </w:style>
  <w:style w:type="paragraph" w:styleId="1">
    <w:name w:val="heading 1"/>
    <w:basedOn w:val="a"/>
    <w:next w:val="a"/>
    <w:link w:val="1Char"/>
    <w:qFormat/>
    <w:rsid w:val="00A2232E"/>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qFormat/>
    <w:rsid w:val="00A2232E"/>
    <w:pPr>
      <w:keepNext/>
      <w:keepLines/>
      <w:numPr>
        <w:ilvl w:val="1"/>
        <w:numId w:val="3"/>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2232E"/>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9"/>
    <w:qFormat/>
    <w:rsid w:val="00A2232E"/>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9"/>
    <w:qFormat/>
    <w:rsid w:val="00A2232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9"/>
    <w:qFormat/>
    <w:rsid w:val="00A2232E"/>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Char"/>
    <w:uiPriority w:val="99"/>
    <w:qFormat/>
    <w:rsid w:val="00A2232E"/>
    <w:pPr>
      <w:keepNext/>
      <w:keepLines/>
      <w:numPr>
        <w:ilvl w:val="6"/>
        <w:numId w:val="1"/>
      </w:numPr>
      <w:spacing w:before="240" w:after="64" w:line="320" w:lineRule="auto"/>
      <w:outlineLvl w:val="6"/>
    </w:pPr>
    <w:rPr>
      <w:b/>
      <w:bCs/>
      <w:sz w:val="24"/>
    </w:rPr>
  </w:style>
  <w:style w:type="paragraph" w:styleId="8">
    <w:name w:val="heading 8"/>
    <w:basedOn w:val="a"/>
    <w:next w:val="a"/>
    <w:link w:val="8Char"/>
    <w:uiPriority w:val="99"/>
    <w:qFormat/>
    <w:rsid w:val="00A2232E"/>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uiPriority w:val="99"/>
    <w:qFormat/>
    <w:rsid w:val="00A2232E"/>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locked/>
    <w:rsid w:val="00953B9B"/>
    <w:rPr>
      <w:b/>
      <w:bCs/>
      <w:kern w:val="44"/>
      <w:sz w:val="44"/>
      <w:szCs w:val="44"/>
    </w:rPr>
  </w:style>
  <w:style w:type="character" w:customStyle="1" w:styleId="2Char">
    <w:name w:val="标题 2 Char"/>
    <w:basedOn w:val="a0"/>
    <w:link w:val="2"/>
    <w:locked/>
    <w:rsid w:val="00953B9B"/>
    <w:rPr>
      <w:rFonts w:ascii="Arial" w:eastAsia="黑体" w:hAnsi="Arial"/>
      <w:b/>
      <w:bCs/>
      <w:kern w:val="2"/>
      <w:sz w:val="32"/>
      <w:szCs w:val="32"/>
    </w:rPr>
  </w:style>
  <w:style w:type="character" w:customStyle="1" w:styleId="3Char">
    <w:name w:val="标题 3 Char"/>
    <w:basedOn w:val="a0"/>
    <w:link w:val="3"/>
    <w:locked/>
    <w:rsid w:val="00953B9B"/>
    <w:rPr>
      <w:b/>
      <w:bCs/>
      <w:kern w:val="2"/>
      <w:sz w:val="32"/>
      <w:szCs w:val="32"/>
    </w:rPr>
  </w:style>
  <w:style w:type="character" w:customStyle="1" w:styleId="4Char">
    <w:name w:val="标题 4 Char"/>
    <w:basedOn w:val="a0"/>
    <w:link w:val="4"/>
    <w:uiPriority w:val="99"/>
    <w:locked/>
    <w:rsid w:val="00953B9B"/>
    <w:rPr>
      <w:rFonts w:ascii="Arial" w:eastAsia="黑体" w:hAnsi="Arial"/>
      <w:b/>
      <w:bCs/>
      <w:kern w:val="2"/>
      <w:sz w:val="28"/>
      <w:szCs w:val="28"/>
    </w:rPr>
  </w:style>
  <w:style w:type="character" w:customStyle="1" w:styleId="5Char">
    <w:name w:val="标题 5 Char"/>
    <w:basedOn w:val="a0"/>
    <w:link w:val="5"/>
    <w:uiPriority w:val="99"/>
    <w:locked/>
    <w:rsid w:val="00953B9B"/>
    <w:rPr>
      <w:b/>
      <w:bCs/>
      <w:kern w:val="2"/>
      <w:sz w:val="28"/>
      <w:szCs w:val="28"/>
    </w:rPr>
  </w:style>
  <w:style w:type="character" w:customStyle="1" w:styleId="6Char">
    <w:name w:val="标题 6 Char"/>
    <w:basedOn w:val="a0"/>
    <w:link w:val="6"/>
    <w:uiPriority w:val="99"/>
    <w:locked/>
    <w:rsid w:val="00953B9B"/>
    <w:rPr>
      <w:rFonts w:ascii="Arial" w:eastAsia="黑体" w:hAnsi="Arial"/>
      <w:b/>
      <w:bCs/>
      <w:kern w:val="2"/>
      <w:sz w:val="24"/>
      <w:szCs w:val="24"/>
    </w:rPr>
  </w:style>
  <w:style w:type="character" w:customStyle="1" w:styleId="7Char">
    <w:name w:val="标题 7 Char"/>
    <w:basedOn w:val="a0"/>
    <w:link w:val="7"/>
    <w:uiPriority w:val="99"/>
    <w:locked/>
    <w:rsid w:val="00953B9B"/>
    <w:rPr>
      <w:b/>
      <w:bCs/>
      <w:kern w:val="2"/>
      <w:sz w:val="24"/>
      <w:szCs w:val="24"/>
    </w:rPr>
  </w:style>
  <w:style w:type="character" w:customStyle="1" w:styleId="8Char">
    <w:name w:val="标题 8 Char"/>
    <w:basedOn w:val="a0"/>
    <w:link w:val="8"/>
    <w:uiPriority w:val="99"/>
    <w:locked/>
    <w:rsid w:val="00953B9B"/>
    <w:rPr>
      <w:rFonts w:ascii="Arial" w:eastAsia="黑体" w:hAnsi="Arial"/>
      <w:kern w:val="2"/>
      <w:sz w:val="24"/>
      <w:szCs w:val="24"/>
    </w:rPr>
  </w:style>
  <w:style w:type="character" w:customStyle="1" w:styleId="9Char">
    <w:name w:val="标题 9 Char"/>
    <w:basedOn w:val="a0"/>
    <w:link w:val="9"/>
    <w:uiPriority w:val="99"/>
    <w:locked/>
    <w:rsid w:val="00953B9B"/>
    <w:rPr>
      <w:rFonts w:ascii="Arial" w:eastAsia="黑体" w:hAnsi="Arial"/>
      <w:kern w:val="2"/>
      <w:sz w:val="21"/>
      <w:szCs w:val="21"/>
    </w:rPr>
  </w:style>
  <w:style w:type="paragraph" w:styleId="a3">
    <w:name w:val="header"/>
    <w:basedOn w:val="a"/>
    <w:link w:val="Char"/>
    <w:uiPriority w:val="99"/>
    <w:rsid w:val="003E29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locked/>
    <w:rsid w:val="00953B9B"/>
    <w:rPr>
      <w:rFonts w:cs="Times New Roman"/>
      <w:sz w:val="18"/>
      <w:szCs w:val="18"/>
    </w:rPr>
  </w:style>
  <w:style w:type="paragraph" w:styleId="a4">
    <w:name w:val="footer"/>
    <w:basedOn w:val="a"/>
    <w:link w:val="Char0"/>
    <w:uiPriority w:val="99"/>
    <w:rsid w:val="003E29D0"/>
    <w:pPr>
      <w:tabs>
        <w:tab w:val="center" w:pos="4153"/>
        <w:tab w:val="right" w:pos="8306"/>
      </w:tabs>
      <w:snapToGrid w:val="0"/>
      <w:jc w:val="left"/>
    </w:pPr>
    <w:rPr>
      <w:sz w:val="18"/>
      <w:szCs w:val="18"/>
    </w:rPr>
  </w:style>
  <w:style w:type="character" w:customStyle="1" w:styleId="Char0">
    <w:name w:val="页脚 Char"/>
    <w:basedOn w:val="a0"/>
    <w:link w:val="a4"/>
    <w:uiPriority w:val="99"/>
    <w:semiHidden/>
    <w:locked/>
    <w:rsid w:val="00953B9B"/>
    <w:rPr>
      <w:rFonts w:cs="Times New Roman"/>
      <w:sz w:val="18"/>
      <w:szCs w:val="18"/>
    </w:rPr>
  </w:style>
  <w:style w:type="character" w:styleId="a5">
    <w:name w:val="page number"/>
    <w:basedOn w:val="a0"/>
    <w:uiPriority w:val="99"/>
    <w:rsid w:val="007A125E"/>
    <w:rPr>
      <w:rFonts w:cs="Times New Roman"/>
    </w:rPr>
  </w:style>
  <w:style w:type="paragraph" w:styleId="a6">
    <w:name w:val="Document Map"/>
    <w:basedOn w:val="a"/>
    <w:link w:val="Char1"/>
    <w:uiPriority w:val="99"/>
    <w:semiHidden/>
    <w:rsid w:val="00A2232E"/>
    <w:pPr>
      <w:shd w:val="clear" w:color="auto" w:fill="000080"/>
    </w:pPr>
  </w:style>
  <w:style w:type="character" w:customStyle="1" w:styleId="Char1">
    <w:name w:val="文档结构图 Char"/>
    <w:basedOn w:val="a0"/>
    <w:link w:val="a6"/>
    <w:uiPriority w:val="99"/>
    <w:semiHidden/>
    <w:locked/>
    <w:rsid w:val="00953B9B"/>
    <w:rPr>
      <w:rFonts w:cs="Times New Roman"/>
      <w:sz w:val="2"/>
    </w:rPr>
  </w:style>
  <w:style w:type="paragraph" w:styleId="10">
    <w:name w:val="toc 1"/>
    <w:basedOn w:val="a"/>
    <w:next w:val="a"/>
    <w:autoRedefine/>
    <w:uiPriority w:val="39"/>
    <w:rsid w:val="00A2232E"/>
    <w:pPr>
      <w:spacing w:before="120" w:after="120"/>
      <w:jc w:val="left"/>
    </w:pPr>
    <w:rPr>
      <w:b/>
      <w:bCs/>
      <w:caps/>
      <w:sz w:val="20"/>
      <w:szCs w:val="20"/>
    </w:rPr>
  </w:style>
  <w:style w:type="paragraph" w:styleId="20">
    <w:name w:val="toc 2"/>
    <w:basedOn w:val="a"/>
    <w:next w:val="a"/>
    <w:autoRedefine/>
    <w:uiPriority w:val="39"/>
    <w:rsid w:val="00A2232E"/>
    <w:pPr>
      <w:ind w:left="210"/>
      <w:jc w:val="left"/>
    </w:pPr>
    <w:rPr>
      <w:smallCaps/>
      <w:sz w:val="20"/>
      <w:szCs w:val="20"/>
    </w:rPr>
  </w:style>
  <w:style w:type="paragraph" w:styleId="30">
    <w:name w:val="toc 3"/>
    <w:basedOn w:val="a"/>
    <w:next w:val="a"/>
    <w:autoRedefine/>
    <w:uiPriority w:val="39"/>
    <w:rsid w:val="00A2232E"/>
    <w:pPr>
      <w:ind w:left="420"/>
      <w:jc w:val="left"/>
    </w:pPr>
    <w:rPr>
      <w:i/>
      <w:iCs/>
      <w:sz w:val="20"/>
      <w:szCs w:val="20"/>
    </w:rPr>
  </w:style>
  <w:style w:type="paragraph" w:styleId="40">
    <w:name w:val="toc 4"/>
    <w:basedOn w:val="a"/>
    <w:next w:val="a"/>
    <w:autoRedefine/>
    <w:uiPriority w:val="99"/>
    <w:semiHidden/>
    <w:rsid w:val="00A2232E"/>
    <w:pPr>
      <w:ind w:left="630"/>
      <w:jc w:val="left"/>
    </w:pPr>
    <w:rPr>
      <w:sz w:val="18"/>
      <w:szCs w:val="18"/>
    </w:rPr>
  </w:style>
  <w:style w:type="paragraph" w:styleId="50">
    <w:name w:val="toc 5"/>
    <w:basedOn w:val="a"/>
    <w:next w:val="a"/>
    <w:autoRedefine/>
    <w:uiPriority w:val="99"/>
    <w:semiHidden/>
    <w:rsid w:val="00A2232E"/>
    <w:pPr>
      <w:ind w:left="840"/>
      <w:jc w:val="left"/>
    </w:pPr>
    <w:rPr>
      <w:sz w:val="18"/>
      <w:szCs w:val="18"/>
    </w:rPr>
  </w:style>
  <w:style w:type="paragraph" w:styleId="60">
    <w:name w:val="toc 6"/>
    <w:basedOn w:val="a"/>
    <w:next w:val="a"/>
    <w:autoRedefine/>
    <w:uiPriority w:val="99"/>
    <w:semiHidden/>
    <w:rsid w:val="00A2232E"/>
    <w:pPr>
      <w:ind w:left="1050"/>
      <w:jc w:val="left"/>
    </w:pPr>
    <w:rPr>
      <w:sz w:val="18"/>
      <w:szCs w:val="18"/>
    </w:rPr>
  </w:style>
  <w:style w:type="paragraph" w:styleId="70">
    <w:name w:val="toc 7"/>
    <w:basedOn w:val="a"/>
    <w:next w:val="a"/>
    <w:autoRedefine/>
    <w:uiPriority w:val="99"/>
    <w:semiHidden/>
    <w:rsid w:val="00A2232E"/>
    <w:pPr>
      <w:ind w:left="1260"/>
      <w:jc w:val="left"/>
    </w:pPr>
    <w:rPr>
      <w:sz w:val="18"/>
      <w:szCs w:val="18"/>
    </w:rPr>
  </w:style>
  <w:style w:type="paragraph" w:styleId="80">
    <w:name w:val="toc 8"/>
    <w:basedOn w:val="a"/>
    <w:next w:val="a"/>
    <w:autoRedefine/>
    <w:uiPriority w:val="99"/>
    <w:semiHidden/>
    <w:rsid w:val="00A2232E"/>
    <w:pPr>
      <w:ind w:left="1470"/>
      <w:jc w:val="left"/>
    </w:pPr>
    <w:rPr>
      <w:sz w:val="18"/>
      <w:szCs w:val="18"/>
    </w:rPr>
  </w:style>
  <w:style w:type="paragraph" w:styleId="90">
    <w:name w:val="toc 9"/>
    <w:basedOn w:val="a"/>
    <w:next w:val="a"/>
    <w:autoRedefine/>
    <w:uiPriority w:val="99"/>
    <w:semiHidden/>
    <w:rsid w:val="00A2232E"/>
    <w:pPr>
      <w:ind w:left="1680"/>
      <w:jc w:val="left"/>
    </w:pPr>
    <w:rPr>
      <w:sz w:val="18"/>
      <w:szCs w:val="18"/>
    </w:rPr>
  </w:style>
  <w:style w:type="character" w:styleId="a7">
    <w:name w:val="Hyperlink"/>
    <w:basedOn w:val="a0"/>
    <w:uiPriority w:val="99"/>
    <w:rsid w:val="00A2232E"/>
    <w:rPr>
      <w:rFonts w:cs="Times New Roman"/>
      <w:color w:val="0000FF"/>
      <w:u w:val="single"/>
    </w:rPr>
  </w:style>
  <w:style w:type="paragraph" w:customStyle="1" w:styleId="Default">
    <w:name w:val="Default"/>
    <w:rsid w:val="00FF5A7D"/>
    <w:pPr>
      <w:widowControl w:val="0"/>
      <w:autoSpaceDE w:val="0"/>
      <w:autoSpaceDN w:val="0"/>
      <w:adjustRightInd w:val="0"/>
    </w:pPr>
    <w:rPr>
      <w:rFonts w:ascii="宋体" w:cs="宋体"/>
      <w:color w:val="000000"/>
      <w:sz w:val="24"/>
      <w:szCs w:val="24"/>
    </w:rPr>
  </w:style>
  <w:style w:type="table" w:styleId="a8">
    <w:name w:val="Table Grid"/>
    <w:basedOn w:val="a1"/>
    <w:uiPriority w:val="59"/>
    <w:locked/>
    <w:rsid w:val="000579E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9">
    <w:name w:val="Balloon Text"/>
    <w:basedOn w:val="a"/>
    <w:link w:val="Char2"/>
    <w:uiPriority w:val="99"/>
    <w:semiHidden/>
    <w:unhideWhenUsed/>
    <w:locked/>
    <w:rsid w:val="00BD71A0"/>
    <w:rPr>
      <w:sz w:val="18"/>
      <w:szCs w:val="18"/>
    </w:rPr>
  </w:style>
  <w:style w:type="character" w:customStyle="1" w:styleId="Char2">
    <w:name w:val="批注框文本 Char"/>
    <w:basedOn w:val="a0"/>
    <w:link w:val="a9"/>
    <w:uiPriority w:val="99"/>
    <w:semiHidden/>
    <w:rsid w:val="00BD71A0"/>
    <w:rPr>
      <w:kern w:val="2"/>
      <w:sz w:val="18"/>
      <w:szCs w:val="18"/>
    </w:rPr>
  </w:style>
  <w:style w:type="paragraph" w:styleId="aa">
    <w:name w:val="Date"/>
    <w:basedOn w:val="a"/>
    <w:next w:val="a"/>
    <w:link w:val="Char3"/>
    <w:uiPriority w:val="99"/>
    <w:semiHidden/>
    <w:unhideWhenUsed/>
    <w:locked/>
    <w:rsid w:val="009A1224"/>
    <w:pPr>
      <w:ind w:leftChars="2500" w:left="100"/>
    </w:pPr>
  </w:style>
  <w:style w:type="character" w:customStyle="1" w:styleId="Char3">
    <w:name w:val="日期 Char"/>
    <w:basedOn w:val="a0"/>
    <w:link w:val="aa"/>
    <w:uiPriority w:val="99"/>
    <w:semiHidden/>
    <w:rsid w:val="009A1224"/>
    <w:rPr>
      <w:kern w:val="2"/>
      <w:sz w:val="21"/>
      <w:szCs w:val="24"/>
    </w:rPr>
  </w:style>
  <w:style w:type="character" w:styleId="ab">
    <w:name w:val="Strong"/>
    <w:basedOn w:val="a0"/>
    <w:uiPriority w:val="22"/>
    <w:qFormat/>
    <w:locked/>
    <w:rsid w:val="00895545"/>
    <w:rPr>
      <w:b/>
      <w:bCs/>
    </w:rPr>
  </w:style>
  <w:style w:type="paragraph" w:styleId="ac">
    <w:name w:val="Quote"/>
    <w:basedOn w:val="a"/>
    <w:next w:val="a"/>
    <w:link w:val="Char4"/>
    <w:uiPriority w:val="29"/>
    <w:qFormat/>
    <w:rsid w:val="00895545"/>
    <w:rPr>
      <w:i/>
      <w:iCs/>
      <w:color w:val="000000"/>
    </w:rPr>
  </w:style>
  <w:style w:type="character" w:customStyle="1" w:styleId="Char4">
    <w:name w:val="引用 Char"/>
    <w:basedOn w:val="a0"/>
    <w:link w:val="ac"/>
    <w:uiPriority w:val="29"/>
    <w:rsid w:val="00895545"/>
    <w:rPr>
      <w:i/>
      <w:iCs/>
      <w:color w:val="000000"/>
      <w:kern w:val="2"/>
      <w:sz w:val="21"/>
      <w:szCs w:val="24"/>
    </w:rPr>
  </w:style>
  <w:style w:type="paragraph" w:styleId="ad">
    <w:name w:val="Normal Indent"/>
    <w:basedOn w:val="a"/>
    <w:locked/>
    <w:rsid w:val="00DA4BC1"/>
    <w:pPr>
      <w:widowControl/>
      <w:adjustRightInd w:val="0"/>
      <w:snapToGrid w:val="0"/>
      <w:spacing w:before="120" w:after="120" w:line="300" w:lineRule="auto"/>
      <w:ind w:firstLine="420"/>
      <w:jc w:val="left"/>
    </w:pPr>
    <w:rPr>
      <w:kern w:val="0"/>
      <w:sz w:val="24"/>
      <w:szCs w:val="20"/>
      <w:lang w:eastAsia="en-US" w:bidi="en-US"/>
    </w:rPr>
  </w:style>
  <w:style w:type="paragraph" w:customStyle="1" w:styleId="11">
    <w:name w:val="标题 11"/>
    <w:basedOn w:val="1"/>
    <w:rsid w:val="00A54C2C"/>
    <w:pPr>
      <w:widowControl/>
      <w:pBdr>
        <w:bottom w:val="single" w:sz="8" w:space="1" w:color="4F81BD"/>
      </w:pBdr>
      <w:wordWrap w:val="0"/>
      <w:snapToGrid w:val="0"/>
      <w:spacing w:before="2000" w:after="3000" w:line="240" w:lineRule="auto"/>
      <w:jc w:val="right"/>
    </w:pPr>
    <w:rPr>
      <w:rFonts w:ascii="Arial" w:eastAsia="黑体" w:hAnsi="Arial" w:cs="黑体"/>
      <w:b w:val="0"/>
      <w:color w:val="365F90"/>
      <w:kern w:val="0"/>
      <w:sz w:val="72"/>
      <w:szCs w:val="28"/>
      <w:u w:color="FFFFFF"/>
    </w:rPr>
  </w:style>
  <w:style w:type="character" w:styleId="ae">
    <w:name w:val="annotation reference"/>
    <w:basedOn w:val="a0"/>
    <w:uiPriority w:val="99"/>
    <w:semiHidden/>
    <w:unhideWhenUsed/>
    <w:locked/>
    <w:rsid w:val="00430F30"/>
    <w:rPr>
      <w:sz w:val="21"/>
      <w:szCs w:val="21"/>
    </w:rPr>
  </w:style>
  <w:style w:type="paragraph" w:styleId="af">
    <w:name w:val="annotation text"/>
    <w:basedOn w:val="a"/>
    <w:link w:val="Char5"/>
    <w:uiPriority w:val="99"/>
    <w:unhideWhenUsed/>
    <w:locked/>
    <w:rsid w:val="00430F30"/>
    <w:pPr>
      <w:jc w:val="left"/>
    </w:pPr>
  </w:style>
  <w:style w:type="character" w:customStyle="1" w:styleId="Char5">
    <w:name w:val="批注文字 Char"/>
    <w:basedOn w:val="a0"/>
    <w:link w:val="af"/>
    <w:uiPriority w:val="99"/>
    <w:rsid w:val="00430F30"/>
    <w:rPr>
      <w:kern w:val="2"/>
      <w:sz w:val="21"/>
      <w:szCs w:val="24"/>
    </w:rPr>
  </w:style>
  <w:style w:type="paragraph" w:styleId="af0">
    <w:name w:val="annotation subject"/>
    <w:basedOn w:val="af"/>
    <w:next w:val="af"/>
    <w:link w:val="Char6"/>
    <w:uiPriority w:val="99"/>
    <w:semiHidden/>
    <w:unhideWhenUsed/>
    <w:locked/>
    <w:rsid w:val="00430F30"/>
    <w:rPr>
      <w:b/>
      <w:bCs/>
    </w:rPr>
  </w:style>
  <w:style w:type="character" w:customStyle="1" w:styleId="Char6">
    <w:name w:val="批注主题 Char"/>
    <w:basedOn w:val="Char5"/>
    <w:link w:val="af0"/>
    <w:uiPriority w:val="99"/>
    <w:semiHidden/>
    <w:rsid w:val="00430F30"/>
    <w:rPr>
      <w:b/>
      <w:bCs/>
    </w:rPr>
  </w:style>
</w:styles>
</file>

<file path=word/webSettings.xml><?xml version="1.0" encoding="utf-8"?>
<w:webSettings xmlns:r="http://schemas.openxmlformats.org/officeDocument/2006/relationships" xmlns:w="http://schemas.openxmlformats.org/wordprocessingml/2006/main">
  <w:divs>
    <w:div w:id="11228883">
      <w:bodyDiv w:val="1"/>
      <w:marLeft w:val="0"/>
      <w:marRight w:val="0"/>
      <w:marTop w:val="0"/>
      <w:marBottom w:val="0"/>
      <w:divBdr>
        <w:top w:val="none" w:sz="0" w:space="0" w:color="auto"/>
        <w:left w:val="none" w:sz="0" w:space="0" w:color="auto"/>
        <w:bottom w:val="none" w:sz="0" w:space="0" w:color="auto"/>
        <w:right w:val="none" w:sz="0" w:space="0" w:color="auto"/>
      </w:divBdr>
      <w:divsChild>
        <w:div w:id="1881933411">
          <w:marLeft w:val="547"/>
          <w:marRight w:val="0"/>
          <w:marTop w:val="0"/>
          <w:marBottom w:val="0"/>
          <w:divBdr>
            <w:top w:val="none" w:sz="0" w:space="0" w:color="auto"/>
            <w:left w:val="none" w:sz="0" w:space="0" w:color="auto"/>
            <w:bottom w:val="none" w:sz="0" w:space="0" w:color="auto"/>
            <w:right w:val="none" w:sz="0" w:space="0" w:color="auto"/>
          </w:divBdr>
        </w:div>
      </w:divsChild>
    </w:div>
    <w:div w:id="21322248">
      <w:bodyDiv w:val="1"/>
      <w:marLeft w:val="0"/>
      <w:marRight w:val="0"/>
      <w:marTop w:val="0"/>
      <w:marBottom w:val="0"/>
      <w:divBdr>
        <w:top w:val="none" w:sz="0" w:space="0" w:color="auto"/>
        <w:left w:val="none" w:sz="0" w:space="0" w:color="auto"/>
        <w:bottom w:val="none" w:sz="0" w:space="0" w:color="auto"/>
        <w:right w:val="none" w:sz="0" w:space="0" w:color="auto"/>
      </w:divBdr>
      <w:divsChild>
        <w:div w:id="19624514">
          <w:marLeft w:val="547"/>
          <w:marRight w:val="0"/>
          <w:marTop w:val="0"/>
          <w:marBottom w:val="0"/>
          <w:divBdr>
            <w:top w:val="none" w:sz="0" w:space="0" w:color="auto"/>
            <w:left w:val="none" w:sz="0" w:space="0" w:color="auto"/>
            <w:bottom w:val="none" w:sz="0" w:space="0" w:color="auto"/>
            <w:right w:val="none" w:sz="0" w:space="0" w:color="auto"/>
          </w:divBdr>
        </w:div>
        <w:div w:id="203566216">
          <w:marLeft w:val="547"/>
          <w:marRight w:val="0"/>
          <w:marTop w:val="0"/>
          <w:marBottom w:val="0"/>
          <w:divBdr>
            <w:top w:val="none" w:sz="0" w:space="0" w:color="auto"/>
            <w:left w:val="none" w:sz="0" w:space="0" w:color="auto"/>
            <w:bottom w:val="none" w:sz="0" w:space="0" w:color="auto"/>
            <w:right w:val="none" w:sz="0" w:space="0" w:color="auto"/>
          </w:divBdr>
        </w:div>
        <w:div w:id="296179031">
          <w:marLeft w:val="547"/>
          <w:marRight w:val="0"/>
          <w:marTop w:val="0"/>
          <w:marBottom w:val="0"/>
          <w:divBdr>
            <w:top w:val="none" w:sz="0" w:space="0" w:color="auto"/>
            <w:left w:val="none" w:sz="0" w:space="0" w:color="auto"/>
            <w:bottom w:val="none" w:sz="0" w:space="0" w:color="auto"/>
            <w:right w:val="none" w:sz="0" w:space="0" w:color="auto"/>
          </w:divBdr>
        </w:div>
        <w:div w:id="1316642176">
          <w:marLeft w:val="547"/>
          <w:marRight w:val="0"/>
          <w:marTop w:val="0"/>
          <w:marBottom w:val="0"/>
          <w:divBdr>
            <w:top w:val="none" w:sz="0" w:space="0" w:color="auto"/>
            <w:left w:val="none" w:sz="0" w:space="0" w:color="auto"/>
            <w:bottom w:val="none" w:sz="0" w:space="0" w:color="auto"/>
            <w:right w:val="none" w:sz="0" w:space="0" w:color="auto"/>
          </w:divBdr>
        </w:div>
      </w:divsChild>
    </w:div>
    <w:div w:id="93018849">
      <w:bodyDiv w:val="1"/>
      <w:marLeft w:val="0"/>
      <w:marRight w:val="0"/>
      <w:marTop w:val="0"/>
      <w:marBottom w:val="0"/>
      <w:divBdr>
        <w:top w:val="none" w:sz="0" w:space="0" w:color="auto"/>
        <w:left w:val="none" w:sz="0" w:space="0" w:color="auto"/>
        <w:bottom w:val="none" w:sz="0" w:space="0" w:color="auto"/>
        <w:right w:val="none" w:sz="0" w:space="0" w:color="auto"/>
      </w:divBdr>
      <w:divsChild>
        <w:div w:id="193811842">
          <w:marLeft w:val="0"/>
          <w:marRight w:val="0"/>
          <w:marTop w:val="0"/>
          <w:marBottom w:val="0"/>
          <w:divBdr>
            <w:top w:val="none" w:sz="0" w:space="0" w:color="auto"/>
            <w:left w:val="none" w:sz="0" w:space="0" w:color="auto"/>
            <w:bottom w:val="none" w:sz="0" w:space="0" w:color="auto"/>
            <w:right w:val="none" w:sz="0" w:space="0" w:color="auto"/>
          </w:divBdr>
        </w:div>
      </w:divsChild>
    </w:div>
    <w:div w:id="620306646">
      <w:bodyDiv w:val="1"/>
      <w:marLeft w:val="0"/>
      <w:marRight w:val="0"/>
      <w:marTop w:val="0"/>
      <w:marBottom w:val="0"/>
      <w:divBdr>
        <w:top w:val="none" w:sz="0" w:space="0" w:color="auto"/>
        <w:left w:val="none" w:sz="0" w:space="0" w:color="auto"/>
        <w:bottom w:val="none" w:sz="0" w:space="0" w:color="auto"/>
        <w:right w:val="none" w:sz="0" w:space="0" w:color="auto"/>
      </w:divBdr>
      <w:divsChild>
        <w:div w:id="28382911">
          <w:marLeft w:val="547"/>
          <w:marRight w:val="0"/>
          <w:marTop w:val="0"/>
          <w:marBottom w:val="0"/>
          <w:divBdr>
            <w:top w:val="none" w:sz="0" w:space="0" w:color="auto"/>
            <w:left w:val="none" w:sz="0" w:space="0" w:color="auto"/>
            <w:bottom w:val="none" w:sz="0" w:space="0" w:color="auto"/>
            <w:right w:val="none" w:sz="0" w:space="0" w:color="auto"/>
          </w:divBdr>
        </w:div>
        <w:div w:id="478377816">
          <w:marLeft w:val="547"/>
          <w:marRight w:val="0"/>
          <w:marTop w:val="0"/>
          <w:marBottom w:val="0"/>
          <w:divBdr>
            <w:top w:val="none" w:sz="0" w:space="0" w:color="auto"/>
            <w:left w:val="none" w:sz="0" w:space="0" w:color="auto"/>
            <w:bottom w:val="none" w:sz="0" w:space="0" w:color="auto"/>
            <w:right w:val="none" w:sz="0" w:space="0" w:color="auto"/>
          </w:divBdr>
        </w:div>
        <w:div w:id="952172808">
          <w:marLeft w:val="547"/>
          <w:marRight w:val="0"/>
          <w:marTop w:val="0"/>
          <w:marBottom w:val="0"/>
          <w:divBdr>
            <w:top w:val="none" w:sz="0" w:space="0" w:color="auto"/>
            <w:left w:val="none" w:sz="0" w:space="0" w:color="auto"/>
            <w:bottom w:val="none" w:sz="0" w:space="0" w:color="auto"/>
            <w:right w:val="none" w:sz="0" w:space="0" w:color="auto"/>
          </w:divBdr>
        </w:div>
        <w:div w:id="2142188828">
          <w:marLeft w:val="547"/>
          <w:marRight w:val="0"/>
          <w:marTop w:val="0"/>
          <w:marBottom w:val="0"/>
          <w:divBdr>
            <w:top w:val="none" w:sz="0" w:space="0" w:color="auto"/>
            <w:left w:val="none" w:sz="0" w:space="0" w:color="auto"/>
            <w:bottom w:val="none" w:sz="0" w:space="0" w:color="auto"/>
            <w:right w:val="none" w:sz="0" w:space="0" w:color="auto"/>
          </w:divBdr>
        </w:div>
      </w:divsChild>
    </w:div>
    <w:div w:id="677856025">
      <w:marLeft w:val="0"/>
      <w:marRight w:val="0"/>
      <w:marTop w:val="0"/>
      <w:marBottom w:val="0"/>
      <w:divBdr>
        <w:top w:val="none" w:sz="0" w:space="0" w:color="auto"/>
        <w:left w:val="none" w:sz="0" w:space="0" w:color="auto"/>
        <w:bottom w:val="none" w:sz="0" w:space="0" w:color="auto"/>
        <w:right w:val="none" w:sz="0" w:space="0" w:color="auto"/>
      </w:divBdr>
    </w:div>
    <w:div w:id="677856028">
      <w:marLeft w:val="0"/>
      <w:marRight w:val="0"/>
      <w:marTop w:val="0"/>
      <w:marBottom w:val="0"/>
      <w:divBdr>
        <w:top w:val="none" w:sz="0" w:space="0" w:color="auto"/>
        <w:left w:val="none" w:sz="0" w:space="0" w:color="auto"/>
        <w:bottom w:val="none" w:sz="0" w:space="0" w:color="auto"/>
        <w:right w:val="none" w:sz="0" w:space="0" w:color="auto"/>
      </w:divBdr>
    </w:div>
    <w:div w:id="677856035">
      <w:marLeft w:val="0"/>
      <w:marRight w:val="0"/>
      <w:marTop w:val="0"/>
      <w:marBottom w:val="0"/>
      <w:divBdr>
        <w:top w:val="none" w:sz="0" w:space="0" w:color="auto"/>
        <w:left w:val="none" w:sz="0" w:space="0" w:color="auto"/>
        <w:bottom w:val="none" w:sz="0" w:space="0" w:color="auto"/>
        <w:right w:val="none" w:sz="0" w:space="0" w:color="auto"/>
      </w:divBdr>
    </w:div>
    <w:div w:id="677856041">
      <w:marLeft w:val="0"/>
      <w:marRight w:val="0"/>
      <w:marTop w:val="0"/>
      <w:marBottom w:val="0"/>
      <w:divBdr>
        <w:top w:val="none" w:sz="0" w:space="0" w:color="auto"/>
        <w:left w:val="none" w:sz="0" w:space="0" w:color="auto"/>
        <w:bottom w:val="none" w:sz="0" w:space="0" w:color="auto"/>
        <w:right w:val="none" w:sz="0" w:space="0" w:color="auto"/>
      </w:divBdr>
      <w:divsChild>
        <w:div w:id="677856040">
          <w:marLeft w:val="0"/>
          <w:marRight w:val="0"/>
          <w:marTop w:val="0"/>
          <w:marBottom w:val="0"/>
          <w:divBdr>
            <w:top w:val="none" w:sz="0" w:space="0" w:color="auto"/>
            <w:left w:val="none" w:sz="0" w:space="0" w:color="auto"/>
            <w:bottom w:val="none" w:sz="0" w:space="0" w:color="auto"/>
            <w:right w:val="none" w:sz="0" w:space="0" w:color="auto"/>
          </w:divBdr>
          <w:divsChild>
            <w:div w:id="677856050">
              <w:marLeft w:val="0"/>
              <w:marRight w:val="0"/>
              <w:marTop w:val="0"/>
              <w:marBottom w:val="0"/>
              <w:divBdr>
                <w:top w:val="none" w:sz="0" w:space="0" w:color="auto"/>
                <w:left w:val="none" w:sz="0" w:space="0" w:color="auto"/>
                <w:bottom w:val="none" w:sz="0" w:space="0" w:color="auto"/>
                <w:right w:val="none" w:sz="0" w:space="0" w:color="auto"/>
              </w:divBdr>
              <w:divsChild>
                <w:div w:id="677856024">
                  <w:marLeft w:val="0"/>
                  <w:marRight w:val="0"/>
                  <w:marTop w:val="0"/>
                  <w:marBottom w:val="0"/>
                  <w:divBdr>
                    <w:top w:val="none" w:sz="0" w:space="0" w:color="auto"/>
                    <w:left w:val="none" w:sz="0" w:space="0" w:color="auto"/>
                    <w:bottom w:val="none" w:sz="0" w:space="0" w:color="auto"/>
                    <w:right w:val="none" w:sz="0" w:space="0" w:color="auto"/>
                  </w:divBdr>
                  <w:divsChild>
                    <w:div w:id="677856045">
                      <w:marLeft w:val="0"/>
                      <w:marRight w:val="0"/>
                      <w:marTop w:val="0"/>
                      <w:marBottom w:val="0"/>
                      <w:divBdr>
                        <w:top w:val="none" w:sz="0" w:space="0" w:color="auto"/>
                        <w:left w:val="none" w:sz="0" w:space="0" w:color="auto"/>
                        <w:bottom w:val="none" w:sz="0" w:space="0" w:color="auto"/>
                        <w:right w:val="none" w:sz="0" w:space="0" w:color="auto"/>
                      </w:divBdr>
                      <w:divsChild>
                        <w:div w:id="677856031">
                          <w:marLeft w:val="0"/>
                          <w:marRight w:val="0"/>
                          <w:marTop w:val="0"/>
                          <w:marBottom w:val="0"/>
                          <w:divBdr>
                            <w:top w:val="none" w:sz="0" w:space="0" w:color="auto"/>
                            <w:left w:val="none" w:sz="0" w:space="0" w:color="auto"/>
                            <w:bottom w:val="none" w:sz="0" w:space="0" w:color="auto"/>
                            <w:right w:val="none" w:sz="0" w:space="0" w:color="auto"/>
                          </w:divBdr>
                          <w:divsChild>
                            <w:div w:id="677856038">
                              <w:marLeft w:val="0"/>
                              <w:marRight w:val="0"/>
                              <w:marTop w:val="0"/>
                              <w:marBottom w:val="0"/>
                              <w:divBdr>
                                <w:top w:val="none" w:sz="0" w:space="0" w:color="auto"/>
                                <w:left w:val="none" w:sz="0" w:space="0" w:color="auto"/>
                                <w:bottom w:val="none" w:sz="0" w:space="0" w:color="auto"/>
                                <w:right w:val="none" w:sz="0" w:space="0" w:color="auto"/>
                              </w:divBdr>
                              <w:divsChild>
                                <w:div w:id="677856020">
                                  <w:marLeft w:val="0"/>
                                  <w:marRight w:val="0"/>
                                  <w:marTop w:val="0"/>
                                  <w:marBottom w:val="0"/>
                                  <w:divBdr>
                                    <w:top w:val="none" w:sz="0" w:space="0" w:color="auto"/>
                                    <w:left w:val="none" w:sz="0" w:space="0" w:color="auto"/>
                                    <w:bottom w:val="none" w:sz="0" w:space="0" w:color="auto"/>
                                    <w:right w:val="none" w:sz="0" w:space="0" w:color="auto"/>
                                  </w:divBdr>
                                  <w:divsChild>
                                    <w:div w:id="677856056">
                                      <w:marLeft w:val="0"/>
                                      <w:marRight w:val="0"/>
                                      <w:marTop w:val="0"/>
                                      <w:marBottom w:val="0"/>
                                      <w:divBdr>
                                        <w:top w:val="none" w:sz="0" w:space="0" w:color="auto"/>
                                        <w:left w:val="none" w:sz="0" w:space="0" w:color="auto"/>
                                        <w:bottom w:val="none" w:sz="0" w:space="0" w:color="auto"/>
                                        <w:right w:val="none" w:sz="0" w:space="0" w:color="auto"/>
                                      </w:divBdr>
                                      <w:divsChild>
                                        <w:div w:id="677856027">
                                          <w:marLeft w:val="63"/>
                                          <w:marRight w:val="63"/>
                                          <w:marTop w:val="0"/>
                                          <w:marBottom w:val="0"/>
                                          <w:divBdr>
                                            <w:top w:val="none" w:sz="0" w:space="0" w:color="auto"/>
                                            <w:left w:val="none" w:sz="0" w:space="0" w:color="auto"/>
                                            <w:bottom w:val="none" w:sz="0" w:space="0" w:color="auto"/>
                                            <w:right w:val="none" w:sz="0" w:space="0" w:color="auto"/>
                                          </w:divBdr>
                                          <w:divsChild>
                                            <w:div w:id="677856052">
                                              <w:marLeft w:val="0"/>
                                              <w:marRight w:val="0"/>
                                              <w:marTop w:val="50"/>
                                              <w:marBottom w:val="0"/>
                                              <w:divBdr>
                                                <w:top w:val="none" w:sz="0" w:space="0" w:color="auto"/>
                                                <w:left w:val="none" w:sz="0" w:space="0" w:color="auto"/>
                                                <w:bottom w:val="none" w:sz="0" w:space="0" w:color="auto"/>
                                                <w:right w:val="none" w:sz="0" w:space="0" w:color="auto"/>
                                              </w:divBdr>
                                              <w:divsChild>
                                                <w:div w:id="677856023">
                                                  <w:marLeft w:val="0"/>
                                                  <w:marRight w:val="0"/>
                                                  <w:marTop w:val="0"/>
                                                  <w:marBottom w:val="0"/>
                                                  <w:divBdr>
                                                    <w:top w:val="none" w:sz="0" w:space="0" w:color="auto"/>
                                                    <w:left w:val="none" w:sz="0" w:space="0" w:color="auto"/>
                                                    <w:bottom w:val="none" w:sz="0" w:space="0" w:color="auto"/>
                                                    <w:right w:val="none" w:sz="0" w:space="0" w:color="auto"/>
                                                  </w:divBdr>
                                                  <w:divsChild>
                                                    <w:div w:id="677856019">
                                                      <w:marLeft w:val="0"/>
                                                      <w:marRight w:val="0"/>
                                                      <w:marTop w:val="0"/>
                                                      <w:marBottom w:val="0"/>
                                                      <w:divBdr>
                                                        <w:top w:val="none" w:sz="0" w:space="0" w:color="auto"/>
                                                        <w:left w:val="none" w:sz="0" w:space="0" w:color="auto"/>
                                                        <w:bottom w:val="none" w:sz="0" w:space="0" w:color="auto"/>
                                                        <w:right w:val="none" w:sz="0" w:space="0" w:color="auto"/>
                                                      </w:divBdr>
                                                      <w:divsChild>
                                                        <w:div w:id="677856039">
                                                          <w:marLeft w:val="0"/>
                                                          <w:marRight w:val="0"/>
                                                          <w:marTop w:val="0"/>
                                                          <w:marBottom w:val="0"/>
                                                          <w:divBdr>
                                                            <w:top w:val="none" w:sz="0" w:space="0" w:color="auto"/>
                                                            <w:left w:val="none" w:sz="0" w:space="0" w:color="auto"/>
                                                            <w:bottom w:val="none" w:sz="0" w:space="0" w:color="auto"/>
                                                            <w:right w:val="none" w:sz="0" w:space="0" w:color="auto"/>
                                                          </w:divBdr>
                                                          <w:divsChild>
                                                            <w:div w:id="677856022">
                                                              <w:marLeft w:val="0"/>
                                                              <w:marRight w:val="0"/>
                                                              <w:marTop w:val="0"/>
                                                              <w:marBottom w:val="0"/>
                                                              <w:divBdr>
                                                                <w:top w:val="none" w:sz="0" w:space="0" w:color="auto"/>
                                                                <w:left w:val="none" w:sz="0" w:space="0" w:color="auto"/>
                                                                <w:bottom w:val="none" w:sz="0" w:space="0" w:color="auto"/>
                                                                <w:right w:val="none" w:sz="0" w:space="0" w:color="auto"/>
                                                              </w:divBdr>
                                                              <w:divsChild>
                                                                <w:div w:id="677856034">
                                                                  <w:marLeft w:val="0"/>
                                                                  <w:marRight w:val="0"/>
                                                                  <w:marTop w:val="0"/>
                                                                  <w:marBottom w:val="0"/>
                                                                  <w:divBdr>
                                                                    <w:top w:val="none" w:sz="0" w:space="0" w:color="auto"/>
                                                                    <w:left w:val="none" w:sz="0" w:space="0" w:color="auto"/>
                                                                    <w:bottom w:val="none" w:sz="0" w:space="0" w:color="auto"/>
                                                                    <w:right w:val="none" w:sz="0" w:space="0" w:color="auto"/>
                                                                  </w:divBdr>
                                                                  <w:divsChild>
                                                                    <w:div w:id="677856036">
                                                                      <w:marLeft w:val="0"/>
                                                                      <w:marRight w:val="0"/>
                                                                      <w:marTop w:val="0"/>
                                                                      <w:marBottom w:val="0"/>
                                                                      <w:divBdr>
                                                                        <w:top w:val="none" w:sz="0" w:space="0" w:color="auto"/>
                                                                        <w:left w:val="none" w:sz="0" w:space="0" w:color="auto"/>
                                                                        <w:bottom w:val="none" w:sz="0" w:space="0" w:color="auto"/>
                                                                        <w:right w:val="none" w:sz="0" w:space="0" w:color="auto"/>
                                                                      </w:divBdr>
                                                                      <w:divsChild>
                                                                        <w:div w:id="677856026">
                                                                          <w:marLeft w:val="125"/>
                                                                          <w:marRight w:val="125"/>
                                                                          <w:marTop w:val="125"/>
                                                                          <w:marBottom w:val="0"/>
                                                                          <w:divBdr>
                                                                            <w:top w:val="none" w:sz="0" w:space="0" w:color="auto"/>
                                                                            <w:left w:val="none" w:sz="0" w:space="0" w:color="auto"/>
                                                                            <w:bottom w:val="none" w:sz="0" w:space="0" w:color="auto"/>
                                                                            <w:right w:val="none" w:sz="0" w:space="0" w:color="auto"/>
                                                                          </w:divBdr>
                                                                          <w:divsChild>
                                                                            <w:div w:id="677856032">
                                                                              <w:marLeft w:val="0"/>
                                                                              <w:marRight w:val="0"/>
                                                                              <w:marTop w:val="0"/>
                                                                              <w:marBottom w:val="0"/>
                                                                              <w:divBdr>
                                                                                <w:top w:val="none" w:sz="0" w:space="0" w:color="auto"/>
                                                                                <w:left w:val="none" w:sz="0" w:space="0" w:color="auto"/>
                                                                                <w:bottom w:val="none" w:sz="0" w:space="0" w:color="auto"/>
                                                                                <w:right w:val="none" w:sz="0" w:space="0" w:color="auto"/>
                                                                              </w:divBdr>
                                                                              <w:divsChild>
                                                                                <w:div w:id="677856021">
                                                                                  <w:marLeft w:val="0"/>
                                                                                  <w:marRight w:val="0"/>
                                                                                  <w:marTop w:val="0"/>
                                                                                  <w:marBottom w:val="0"/>
                                                                                  <w:divBdr>
                                                                                    <w:top w:val="none" w:sz="0" w:space="0" w:color="auto"/>
                                                                                    <w:left w:val="none" w:sz="0" w:space="0" w:color="auto"/>
                                                                                    <w:bottom w:val="none" w:sz="0" w:space="0" w:color="auto"/>
                                                                                    <w:right w:val="none" w:sz="0" w:space="0" w:color="auto"/>
                                                                                  </w:divBdr>
                                                                                </w:div>
                                                                                <w:div w:id="677856029">
                                                                                  <w:marLeft w:val="0"/>
                                                                                  <w:marRight w:val="0"/>
                                                                                  <w:marTop w:val="0"/>
                                                                                  <w:marBottom w:val="0"/>
                                                                                  <w:divBdr>
                                                                                    <w:top w:val="none" w:sz="0" w:space="0" w:color="auto"/>
                                                                                    <w:left w:val="none" w:sz="0" w:space="0" w:color="auto"/>
                                                                                    <w:bottom w:val="none" w:sz="0" w:space="0" w:color="auto"/>
                                                                                    <w:right w:val="none" w:sz="0" w:space="0" w:color="auto"/>
                                                                                  </w:divBdr>
                                                                                </w:div>
                                                                                <w:div w:id="677856030">
                                                                                  <w:marLeft w:val="0"/>
                                                                                  <w:marRight w:val="0"/>
                                                                                  <w:marTop w:val="0"/>
                                                                                  <w:marBottom w:val="0"/>
                                                                                  <w:divBdr>
                                                                                    <w:top w:val="none" w:sz="0" w:space="0" w:color="auto"/>
                                                                                    <w:left w:val="none" w:sz="0" w:space="0" w:color="auto"/>
                                                                                    <w:bottom w:val="none" w:sz="0" w:space="0" w:color="auto"/>
                                                                                    <w:right w:val="none" w:sz="0" w:space="0" w:color="auto"/>
                                                                                  </w:divBdr>
                                                                                </w:div>
                                                                                <w:div w:id="677856033">
                                                                                  <w:marLeft w:val="0"/>
                                                                                  <w:marRight w:val="0"/>
                                                                                  <w:marTop w:val="0"/>
                                                                                  <w:marBottom w:val="0"/>
                                                                                  <w:divBdr>
                                                                                    <w:top w:val="none" w:sz="0" w:space="0" w:color="auto"/>
                                                                                    <w:left w:val="none" w:sz="0" w:space="0" w:color="auto"/>
                                                                                    <w:bottom w:val="none" w:sz="0" w:space="0" w:color="auto"/>
                                                                                    <w:right w:val="none" w:sz="0" w:space="0" w:color="auto"/>
                                                                                  </w:divBdr>
                                                                                </w:div>
                                                                                <w:div w:id="677856037">
                                                                                  <w:marLeft w:val="0"/>
                                                                                  <w:marRight w:val="0"/>
                                                                                  <w:marTop w:val="0"/>
                                                                                  <w:marBottom w:val="0"/>
                                                                                  <w:divBdr>
                                                                                    <w:top w:val="none" w:sz="0" w:space="0" w:color="auto"/>
                                                                                    <w:left w:val="none" w:sz="0" w:space="0" w:color="auto"/>
                                                                                    <w:bottom w:val="none" w:sz="0" w:space="0" w:color="auto"/>
                                                                                    <w:right w:val="none" w:sz="0" w:space="0" w:color="auto"/>
                                                                                  </w:divBdr>
                                                                                </w:div>
                                                                                <w:div w:id="677856042">
                                                                                  <w:marLeft w:val="0"/>
                                                                                  <w:marRight w:val="0"/>
                                                                                  <w:marTop w:val="0"/>
                                                                                  <w:marBottom w:val="0"/>
                                                                                  <w:divBdr>
                                                                                    <w:top w:val="none" w:sz="0" w:space="0" w:color="auto"/>
                                                                                    <w:left w:val="none" w:sz="0" w:space="0" w:color="auto"/>
                                                                                    <w:bottom w:val="none" w:sz="0" w:space="0" w:color="auto"/>
                                                                                    <w:right w:val="none" w:sz="0" w:space="0" w:color="auto"/>
                                                                                  </w:divBdr>
                                                                                </w:div>
                                                                                <w:div w:id="677856044">
                                                                                  <w:marLeft w:val="0"/>
                                                                                  <w:marRight w:val="0"/>
                                                                                  <w:marTop w:val="0"/>
                                                                                  <w:marBottom w:val="0"/>
                                                                                  <w:divBdr>
                                                                                    <w:top w:val="none" w:sz="0" w:space="0" w:color="auto"/>
                                                                                    <w:left w:val="none" w:sz="0" w:space="0" w:color="auto"/>
                                                                                    <w:bottom w:val="none" w:sz="0" w:space="0" w:color="auto"/>
                                                                                    <w:right w:val="none" w:sz="0" w:space="0" w:color="auto"/>
                                                                                  </w:divBdr>
                                                                                </w:div>
                                                                                <w:div w:id="677856047">
                                                                                  <w:marLeft w:val="0"/>
                                                                                  <w:marRight w:val="0"/>
                                                                                  <w:marTop w:val="0"/>
                                                                                  <w:marBottom w:val="0"/>
                                                                                  <w:divBdr>
                                                                                    <w:top w:val="none" w:sz="0" w:space="0" w:color="auto"/>
                                                                                    <w:left w:val="none" w:sz="0" w:space="0" w:color="auto"/>
                                                                                    <w:bottom w:val="none" w:sz="0" w:space="0" w:color="auto"/>
                                                                                    <w:right w:val="none" w:sz="0" w:space="0" w:color="auto"/>
                                                                                  </w:divBdr>
                                                                                </w:div>
                                                                                <w:div w:id="677856048">
                                                                                  <w:marLeft w:val="0"/>
                                                                                  <w:marRight w:val="0"/>
                                                                                  <w:marTop w:val="0"/>
                                                                                  <w:marBottom w:val="0"/>
                                                                                  <w:divBdr>
                                                                                    <w:top w:val="none" w:sz="0" w:space="0" w:color="auto"/>
                                                                                    <w:left w:val="none" w:sz="0" w:space="0" w:color="auto"/>
                                                                                    <w:bottom w:val="none" w:sz="0" w:space="0" w:color="auto"/>
                                                                                    <w:right w:val="none" w:sz="0" w:space="0" w:color="auto"/>
                                                                                  </w:divBdr>
                                                                                </w:div>
                                                                                <w:div w:id="677856051">
                                                                                  <w:marLeft w:val="0"/>
                                                                                  <w:marRight w:val="0"/>
                                                                                  <w:marTop w:val="0"/>
                                                                                  <w:marBottom w:val="0"/>
                                                                                  <w:divBdr>
                                                                                    <w:top w:val="none" w:sz="0" w:space="0" w:color="auto"/>
                                                                                    <w:left w:val="none" w:sz="0" w:space="0" w:color="auto"/>
                                                                                    <w:bottom w:val="none" w:sz="0" w:space="0" w:color="auto"/>
                                                                                    <w:right w:val="none" w:sz="0" w:space="0" w:color="auto"/>
                                                                                  </w:divBdr>
                                                                                </w:div>
                                                                                <w:div w:id="6778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856043">
      <w:marLeft w:val="0"/>
      <w:marRight w:val="0"/>
      <w:marTop w:val="0"/>
      <w:marBottom w:val="0"/>
      <w:divBdr>
        <w:top w:val="none" w:sz="0" w:space="0" w:color="auto"/>
        <w:left w:val="none" w:sz="0" w:space="0" w:color="auto"/>
        <w:bottom w:val="none" w:sz="0" w:space="0" w:color="auto"/>
        <w:right w:val="none" w:sz="0" w:space="0" w:color="auto"/>
      </w:divBdr>
    </w:div>
    <w:div w:id="677856046">
      <w:marLeft w:val="0"/>
      <w:marRight w:val="0"/>
      <w:marTop w:val="0"/>
      <w:marBottom w:val="0"/>
      <w:divBdr>
        <w:top w:val="none" w:sz="0" w:space="0" w:color="auto"/>
        <w:left w:val="none" w:sz="0" w:space="0" w:color="auto"/>
        <w:bottom w:val="none" w:sz="0" w:space="0" w:color="auto"/>
        <w:right w:val="none" w:sz="0" w:space="0" w:color="auto"/>
      </w:divBdr>
    </w:div>
    <w:div w:id="677856049">
      <w:marLeft w:val="0"/>
      <w:marRight w:val="0"/>
      <w:marTop w:val="0"/>
      <w:marBottom w:val="0"/>
      <w:divBdr>
        <w:top w:val="none" w:sz="0" w:space="0" w:color="auto"/>
        <w:left w:val="none" w:sz="0" w:space="0" w:color="auto"/>
        <w:bottom w:val="none" w:sz="0" w:space="0" w:color="auto"/>
        <w:right w:val="none" w:sz="0" w:space="0" w:color="auto"/>
      </w:divBdr>
    </w:div>
    <w:div w:id="677856053">
      <w:marLeft w:val="0"/>
      <w:marRight w:val="0"/>
      <w:marTop w:val="0"/>
      <w:marBottom w:val="0"/>
      <w:divBdr>
        <w:top w:val="none" w:sz="0" w:space="0" w:color="auto"/>
        <w:left w:val="none" w:sz="0" w:space="0" w:color="auto"/>
        <w:bottom w:val="none" w:sz="0" w:space="0" w:color="auto"/>
        <w:right w:val="none" w:sz="0" w:space="0" w:color="auto"/>
      </w:divBdr>
    </w:div>
    <w:div w:id="67785605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http://192.168.0.139:9001/library/easygo/eui/dingyc/AppData/Roaming/Tencent/Users/765171524/QQ/WinTemp/RichOle/MXJ4Q)XXHPMRCXZNV%60N))KS.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0F7050970AF646AA031393FA8A821C" ma:contentTypeVersion="" ma:contentTypeDescription="Create a new document." ma:contentTypeScope="" ma:versionID="1d9a823e01fbf36a3e31d0964f0d4b9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E5940-E7CD-4E23-B14B-79E77F80A3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8C9861-9660-4AF0-9927-AA3F7FC00DE0}">
  <ds:schemaRefs>
    <ds:schemaRef ds:uri="http://schemas.microsoft.com/sharepoint/v3/contenttype/forms"/>
  </ds:schemaRefs>
</ds:datastoreItem>
</file>

<file path=customXml/itemProps3.xml><?xml version="1.0" encoding="utf-8"?>
<ds:datastoreItem xmlns:ds="http://schemas.openxmlformats.org/officeDocument/2006/customXml" ds:itemID="{B354CD4B-CE6C-41B6-88B8-E6B58E36A41D}">
  <ds:schemaRefs>
    <ds:schemaRef ds:uri="http://schemas.microsoft.com/office/2006/metadata/properties"/>
  </ds:schemaRefs>
</ds:datastoreItem>
</file>

<file path=customXml/itemProps4.xml><?xml version="1.0" encoding="utf-8"?>
<ds:datastoreItem xmlns:ds="http://schemas.openxmlformats.org/officeDocument/2006/customXml" ds:itemID="{ABF728E1-A644-47F0-BAFF-B687FF0AB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25019</TotalTime>
  <Pages>38</Pages>
  <Words>3789</Words>
  <Characters>21600</Characters>
  <Application>Microsoft Office Word</Application>
  <DocSecurity>0</DocSecurity>
  <Lines>180</Lines>
  <Paragraphs>50</Paragraphs>
  <ScaleCrop>false</ScaleCrop>
  <Company/>
  <LinksUpToDate>false</LinksUpToDate>
  <CharactersWithSpaces>25339</CharactersWithSpaces>
  <SharedDoc>false</SharedDoc>
  <HLinks>
    <vt:vector size="210" baseType="variant">
      <vt:variant>
        <vt:i4>1441844</vt:i4>
      </vt:variant>
      <vt:variant>
        <vt:i4>206</vt:i4>
      </vt:variant>
      <vt:variant>
        <vt:i4>0</vt:i4>
      </vt:variant>
      <vt:variant>
        <vt:i4>5</vt:i4>
      </vt:variant>
      <vt:variant>
        <vt:lpwstr/>
      </vt:variant>
      <vt:variant>
        <vt:lpwstr>_Toc433123104</vt:lpwstr>
      </vt:variant>
      <vt:variant>
        <vt:i4>1441844</vt:i4>
      </vt:variant>
      <vt:variant>
        <vt:i4>200</vt:i4>
      </vt:variant>
      <vt:variant>
        <vt:i4>0</vt:i4>
      </vt:variant>
      <vt:variant>
        <vt:i4>5</vt:i4>
      </vt:variant>
      <vt:variant>
        <vt:lpwstr/>
      </vt:variant>
      <vt:variant>
        <vt:lpwstr>_Toc433123103</vt:lpwstr>
      </vt:variant>
      <vt:variant>
        <vt:i4>1441844</vt:i4>
      </vt:variant>
      <vt:variant>
        <vt:i4>194</vt:i4>
      </vt:variant>
      <vt:variant>
        <vt:i4>0</vt:i4>
      </vt:variant>
      <vt:variant>
        <vt:i4>5</vt:i4>
      </vt:variant>
      <vt:variant>
        <vt:lpwstr/>
      </vt:variant>
      <vt:variant>
        <vt:lpwstr>_Toc433123102</vt:lpwstr>
      </vt:variant>
      <vt:variant>
        <vt:i4>1441844</vt:i4>
      </vt:variant>
      <vt:variant>
        <vt:i4>188</vt:i4>
      </vt:variant>
      <vt:variant>
        <vt:i4>0</vt:i4>
      </vt:variant>
      <vt:variant>
        <vt:i4>5</vt:i4>
      </vt:variant>
      <vt:variant>
        <vt:lpwstr/>
      </vt:variant>
      <vt:variant>
        <vt:lpwstr>_Toc433123101</vt:lpwstr>
      </vt:variant>
      <vt:variant>
        <vt:i4>1441844</vt:i4>
      </vt:variant>
      <vt:variant>
        <vt:i4>182</vt:i4>
      </vt:variant>
      <vt:variant>
        <vt:i4>0</vt:i4>
      </vt:variant>
      <vt:variant>
        <vt:i4>5</vt:i4>
      </vt:variant>
      <vt:variant>
        <vt:lpwstr/>
      </vt:variant>
      <vt:variant>
        <vt:lpwstr>_Toc433123100</vt:lpwstr>
      </vt:variant>
      <vt:variant>
        <vt:i4>2031669</vt:i4>
      </vt:variant>
      <vt:variant>
        <vt:i4>176</vt:i4>
      </vt:variant>
      <vt:variant>
        <vt:i4>0</vt:i4>
      </vt:variant>
      <vt:variant>
        <vt:i4>5</vt:i4>
      </vt:variant>
      <vt:variant>
        <vt:lpwstr/>
      </vt:variant>
      <vt:variant>
        <vt:lpwstr>_Toc433123099</vt:lpwstr>
      </vt:variant>
      <vt:variant>
        <vt:i4>2031669</vt:i4>
      </vt:variant>
      <vt:variant>
        <vt:i4>170</vt:i4>
      </vt:variant>
      <vt:variant>
        <vt:i4>0</vt:i4>
      </vt:variant>
      <vt:variant>
        <vt:i4>5</vt:i4>
      </vt:variant>
      <vt:variant>
        <vt:lpwstr/>
      </vt:variant>
      <vt:variant>
        <vt:lpwstr>_Toc433123098</vt:lpwstr>
      </vt:variant>
      <vt:variant>
        <vt:i4>2031669</vt:i4>
      </vt:variant>
      <vt:variant>
        <vt:i4>164</vt:i4>
      </vt:variant>
      <vt:variant>
        <vt:i4>0</vt:i4>
      </vt:variant>
      <vt:variant>
        <vt:i4>5</vt:i4>
      </vt:variant>
      <vt:variant>
        <vt:lpwstr/>
      </vt:variant>
      <vt:variant>
        <vt:lpwstr>_Toc433123097</vt:lpwstr>
      </vt:variant>
      <vt:variant>
        <vt:i4>2031669</vt:i4>
      </vt:variant>
      <vt:variant>
        <vt:i4>158</vt:i4>
      </vt:variant>
      <vt:variant>
        <vt:i4>0</vt:i4>
      </vt:variant>
      <vt:variant>
        <vt:i4>5</vt:i4>
      </vt:variant>
      <vt:variant>
        <vt:lpwstr/>
      </vt:variant>
      <vt:variant>
        <vt:lpwstr>_Toc433123096</vt:lpwstr>
      </vt:variant>
      <vt:variant>
        <vt:i4>2031669</vt:i4>
      </vt:variant>
      <vt:variant>
        <vt:i4>152</vt:i4>
      </vt:variant>
      <vt:variant>
        <vt:i4>0</vt:i4>
      </vt:variant>
      <vt:variant>
        <vt:i4>5</vt:i4>
      </vt:variant>
      <vt:variant>
        <vt:lpwstr/>
      </vt:variant>
      <vt:variant>
        <vt:lpwstr>_Toc433123095</vt:lpwstr>
      </vt:variant>
      <vt:variant>
        <vt:i4>2031669</vt:i4>
      </vt:variant>
      <vt:variant>
        <vt:i4>146</vt:i4>
      </vt:variant>
      <vt:variant>
        <vt:i4>0</vt:i4>
      </vt:variant>
      <vt:variant>
        <vt:i4>5</vt:i4>
      </vt:variant>
      <vt:variant>
        <vt:lpwstr/>
      </vt:variant>
      <vt:variant>
        <vt:lpwstr>_Toc433123094</vt:lpwstr>
      </vt:variant>
      <vt:variant>
        <vt:i4>2031669</vt:i4>
      </vt:variant>
      <vt:variant>
        <vt:i4>140</vt:i4>
      </vt:variant>
      <vt:variant>
        <vt:i4>0</vt:i4>
      </vt:variant>
      <vt:variant>
        <vt:i4>5</vt:i4>
      </vt:variant>
      <vt:variant>
        <vt:lpwstr/>
      </vt:variant>
      <vt:variant>
        <vt:lpwstr>_Toc433123093</vt:lpwstr>
      </vt:variant>
      <vt:variant>
        <vt:i4>2031669</vt:i4>
      </vt:variant>
      <vt:variant>
        <vt:i4>134</vt:i4>
      </vt:variant>
      <vt:variant>
        <vt:i4>0</vt:i4>
      </vt:variant>
      <vt:variant>
        <vt:i4>5</vt:i4>
      </vt:variant>
      <vt:variant>
        <vt:lpwstr/>
      </vt:variant>
      <vt:variant>
        <vt:lpwstr>_Toc433123092</vt:lpwstr>
      </vt:variant>
      <vt:variant>
        <vt:i4>2031669</vt:i4>
      </vt:variant>
      <vt:variant>
        <vt:i4>128</vt:i4>
      </vt:variant>
      <vt:variant>
        <vt:i4>0</vt:i4>
      </vt:variant>
      <vt:variant>
        <vt:i4>5</vt:i4>
      </vt:variant>
      <vt:variant>
        <vt:lpwstr/>
      </vt:variant>
      <vt:variant>
        <vt:lpwstr>_Toc433123091</vt:lpwstr>
      </vt:variant>
      <vt:variant>
        <vt:i4>2031669</vt:i4>
      </vt:variant>
      <vt:variant>
        <vt:i4>122</vt:i4>
      </vt:variant>
      <vt:variant>
        <vt:i4>0</vt:i4>
      </vt:variant>
      <vt:variant>
        <vt:i4>5</vt:i4>
      </vt:variant>
      <vt:variant>
        <vt:lpwstr/>
      </vt:variant>
      <vt:variant>
        <vt:lpwstr>_Toc433123090</vt:lpwstr>
      </vt:variant>
      <vt:variant>
        <vt:i4>1966133</vt:i4>
      </vt:variant>
      <vt:variant>
        <vt:i4>116</vt:i4>
      </vt:variant>
      <vt:variant>
        <vt:i4>0</vt:i4>
      </vt:variant>
      <vt:variant>
        <vt:i4>5</vt:i4>
      </vt:variant>
      <vt:variant>
        <vt:lpwstr/>
      </vt:variant>
      <vt:variant>
        <vt:lpwstr>_Toc433123089</vt:lpwstr>
      </vt:variant>
      <vt:variant>
        <vt:i4>1966133</vt:i4>
      </vt:variant>
      <vt:variant>
        <vt:i4>110</vt:i4>
      </vt:variant>
      <vt:variant>
        <vt:i4>0</vt:i4>
      </vt:variant>
      <vt:variant>
        <vt:i4>5</vt:i4>
      </vt:variant>
      <vt:variant>
        <vt:lpwstr/>
      </vt:variant>
      <vt:variant>
        <vt:lpwstr>_Toc433123088</vt:lpwstr>
      </vt:variant>
      <vt:variant>
        <vt:i4>1966133</vt:i4>
      </vt:variant>
      <vt:variant>
        <vt:i4>104</vt:i4>
      </vt:variant>
      <vt:variant>
        <vt:i4>0</vt:i4>
      </vt:variant>
      <vt:variant>
        <vt:i4>5</vt:i4>
      </vt:variant>
      <vt:variant>
        <vt:lpwstr/>
      </vt:variant>
      <vt:variant>
        <vt:lpwstr>_Toc433123087</vt:lpwstr>
      </vt:variant>
      <vt:variant>
        <vt:i4>1966133</vt:i4>
      </vt:variant>
      <vt:variant>
        <vt:i4>98</vt:i4>
      </vt:variant>
      <vt:variant>
        <vt:i4>0</vt:i4>
      </vt:variant>
      <vt:variant>
        <vt:i4>5</vt:i4>
      </vt:variant>
      <vt:variant>
        <vt:lpwstr/>
      </vt:variant>
      <vt:variant>
        <vt:lpwstr>_Toc433123086</vt:lpwstr>
      </vt:variant>
      <vt:variant>
        <vt:i4>1966133</vt:i4>
      </vt:variant>
      <vt:variant>
        <vt:i4>92</vt:i4>
      </vt:variant>
      <vt:variant>
        <vt:i4>0</vt:i4>
      </vt:variant>
      <vt:variant>
        <vt:i4>5</vt:i4>
      </vt:variant>
      <vt:variant>
        <vt:lpwstr/>
      </vt:variant>
      <vt:variant>
        <vt:lpwstr>_Toc433123085</vt:lpwstr>
      </vt:variant>
      <vt:variant>
        <vt:i4>1966133</vt:i4>
      </vt:variant>
      <vt:variant>
        <vt:i4>86</vt:i4>
      </vt:variant>
      <vt:variant>
        <vt:i4>0</vt:i4>
      </vt:variant>
      <vt:variant>
        <vt:i4>5</vt:i4>
      </vt:variant>
      <vt:variant>
        <vt:lpwstr/>
      </vt:variant>
      <vt:variant>
        <vt:lpwstr>_Toc433123084</vt:lpwstr>
      </vt:variant>
      <vt:variant>
        <vt:i4>1966133</vt:i4>
      </vt:variant>
      <vt:variant>
        <vt:i4>80</vt:i4>
      </vt:variant>
      <vt:variant>
        <vt:i4>0</vt:i4>
      </vt:variant>
      <vt:variant>
        <vt:i4>5</vt:i4>
      </vt:variant>
      <vt:variant>
        <vt:lpwstr/>
      </vt:variant>
      <vt:variant>
        <vt:lpwstr>_Toc433123083</vt:lpwstr>
      </vt:variant>
      <vt:variant>
        <vt:i4>1966133</vt:i4>
      </vt:variant>
      <vt:variant>
        <vt:i4>74</vt:i4>
      </vt:variant>
      <vt:variant>
        <vt:i4>0</vt:i4>
      </vt:variant>
      <vt:variant>
        <vt:i4>5</vt:i4>
      </vt:variant>
      <vt:variant>
        <vt:lpwstr/>
      </vt:variant>
      <vt:variant>
        <vt:lpwstr>_Toc433123082</vt:lpwstr>
      </vt:variant>
      <vt:variant>
        <vt:i4>1966133</vt:i4>
      </vt:variant>
      <vt:variant>
        <vt:i4>68</vt:i4>
      </vt:variant>
      <vt:variant>
        <vt:i4>0</vt:i4>
      </vt:variant>
      <vt:variant>
        <vt:i4>5</vt:i4>
      </vt:variant>
      <vt:variant>
        <vt:lpwstr/>
      </vt:variant>
      <vt:variant>
        <vt:lpwstr>_Toc433123081</vt:lpwstr>
      </vt:variant>
      <vt:variant>
        <vt:i4>1966133</vt:i4>
      </vt:variant>
      <vt:variant>
        <vt:i4>62</vt:i4>
      </vt:variant>
      <vt:variant>
        <vt:i4>0</vt:i4>
      </vt:variant>
      <vt:variant>
        <vt:i4>5</vt:i4>
      </vt:variant>
      <vt:variant>
        <vt:lpwstr/>
      </vt:variant>
      <vt:variant>
        <vt:lpwstr>_Toc433123080</vt:lpwstr>
      </vt:variant>
      <vt:variant>
        <vt:i4>1114165</vt:i4>
      </vt:variant>
      <vt:variant>
        <vt:i4>56</vt:i4>
      </vt:variant>
      <vt:variant>
        <vt:i4>0</vt:i4>
      </vt:variant>
      <vt:variant>
        <vt:i4>5</vt:i4>
      </vt:variant>
      <vt:variant>
        <vt:lpwstr/>
      </vt:variant>
      <vt:variant>
        <vt:lpwstr>_Toc433123079</vt:lpwstr>
      </vt:variant>
      <vt:variant>
        <vt:i4>1114165</vt:i4>
      </vt:variant>
      <vt:variant>
        <vt:i4>50</vt:i4>
      </vt:variant>
      <vt:variant>
        <vt:i4>0</vt:i4>
      </vt:variant>
      <vt:variant>
        <vt:i4>5</vt:i4>
      </vt:variant>
      <vt:variant>
        <vt:lpwstr/>
      </vt:variant>
      <vt:variant>
        <vt:lpwstr>_Toc433123078</vt:lpwstr>
      </vt:variant>
      <vt:variant>
        <vt:i4>1114165</vt:i4>
      </vt:variant>
      <vt:variant>
        <vt:i4>44</vt:i4>
      </vt:variant>
      <vt:variant>
        <vt:i4>0</vt:i4>
      </vt:variant>
      <vt:variant>
        <vt:i4>5</vt:i4>
      </vt:variant>
      <vt:variant>
        <vt:lpwstr/>
      </vt:variant>
      <vt:variant>
        <vt:lpwstr>_Toc433123077</vt:lpwstr>
      </vt:variant>
      <vt:variant>
        <vt:i4>1114165</vt:i4>
      </vt:variant>
      <vt:variant>
        <vt:i4>38</vt:i4>
      </vt:variant>
      <vt:variant>
        <vt:i4>0</vt:i4>
      </vt:variant>
      <vt:variant>
        <vt:i4>5</vt:i4>
      </vt:variant>
      <vt:variant>
        <vt:lpwstr/>
      </vt:variant>
      <vt:variant>
        <vt:lpwstr>_Toc433123076</vt:lpwstr>
      </vt:variant>
      <vt:variant>
        <vt:i4>1114165</vt:i4>
      </vt:variant>
      <vt:variant>
        <vt:i4>32</vt:i4>
      </vt:variant>
      <vt:variant>
        <vt:i4>0</vt:i4>
      </vt:variant>
      <vt:variant>
        <vt:i4>5</vt:i4>
      </vt:variant>
      <vt:variant>
        <vt:lpwstr/>
      </vt:variant>
      <vt:variant>
        <vt:lpwstr>_Toc433123075</vt:lpwstr>
      </vt:variant>
      <vt:variant>
        <vt:i4>1114165</vt:i4>
      </vt:variant>
      <vt:variant>
        <vt:i4>26</vt:i4>
      </vt:variant>
      <vt:variant>
        <vt:i4>0</vt:i4>
      </vt:variant>
      <vt:variant>
        <vt:i4>5</vt:i4>
      </vt:variant>
      <vt:variant>
        <vt:lpwstr/>
      </vt:variant>
      <vt:variant>
        <vt:lpwstr>_Toc433123074</vt:lpwstr>
      </vt:variant>
      <vt:variant>
        <vt:i4>1114165</vt:i4>
      </vt:variant>
      <vt:variant>
        <vt:i4>20</vt:i4>
      </vt:variant>
      <vt:variant>
        <vt:i4>0</vt:i4>
      </vt:variant>
      <vt:variant>
        <vt:i4>5</vt:i4>
      </vt:variant>
      <vt:variant>
        <vt:lpwstr/>
      </vt:variant>
      <vt:variant>
        <vt:lpwstr>_Toc433123073</vt:lpwstr>
      </vt:variant>
      <vt:variant>
        <vt:i4>1114165</vt:i4>
      </vt:variant>
      <vt:variant>
        <vt:i4>14</vt:i4>
      </vt:variant>
      <vt:variant>
        <vt:i4>0</vt:i4>
      </vt:variant>
      <vt:variant>
        <vt:i4>5</vt:i4>
      </vt:variant>
      <vt:variant>
        <vt:lpwstr/>
      </vt:variant>
      <vt:variant>
        <vt:lpwstr>_Toc433123072</vt:lpwstr>
      </vt:variant>
      <vt:variant>
        <vt:i4>1114165</vt:i4>
      </vt:variant>
      <vt:variant>
        <vt:i4>8</vt:i4>
      </vt:variant>
      <vt:variant>
        <vt:i4>0</vt:i4>
      </vt:variant>
      <vt:variant>
        <vt:i4>5</vt:i4>
      </vt:variant>
      <vt:variant>
        <vt:lpwstr/>
      </vt:variant>
      <vt:variant>
        <vt:lpwstr>_Toc433123071</vt:lpwstr>
      </vt:variant>
      <vt:variant>
        <vt:i4>1114165</vt:i4>
      </vt:variant>
      <vt:variant>
        <vt:i4>2</vt:i4>
      </vt:variant>
      <vt:variant>
        <vt:i4>0</vt:i4>
      </vt:variant>
      <vt:variant>
        <vt:i4>5</vt:i4>
      </vt:variant>
      <vt:variant>
        <vt:lpwstr/>
      </vt:variant>
      <vt:variant>
        <vt:lpwstr>_Toc433123070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终端应用模块设计</dc:title>
  <dc:creator>shengjx</dc:creator>
  <cp:lastModifiedBy>chenxj</cp:lastModifiedBy>
  <cp:revision>100</cp:revision>
  <dcterms:created xsi:type="dcterms:W3CDTF">2016-03-25T03:25:00Z</dcterms:created>
  <dcterms:modified xsi:type="dcterms:W3CDTF">2016-04-22T08:09:00Z</dcterms:modified>
</cp:coreProperties>
</file>